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BC24" w14:textId="77777777" w:rsidR="00426FB2" w:rsidRDefault="00426FB2" w:rsidP="00426FB2">
      <w:pPr>
        <w:jc w:val="center"/>
        <w:rPr>
          <w:b/>
          <w:bCs/>
        </w:rPr>
      </w:pPr>
    </w:p>
    <w:p w14:paraId="31577831" w14:textId="77777777" w:rsidR="00426FB2" w:rsidRDefault="00426FB2" w:rsidP="00426FB2">
      <w:pPr>
        <w:jc w:val="center"/>
        <w:rPr>
          <w:b/>
          <w:bCs/>
        </w:rPr>
      </w:pPr>
      <w:r w:rsidRPr="004C08BB">
        <w:rPr>
          <w:b/>
          <w:bCs/>
        </w:rPr>
        <w:t xml:space="preserve">Informed Consent </w:t>
      </w:r>
      <w:r>
        <w:rPr>
          <w:b/>
          <w:bCs/>
        </w:rPr>
        <w:t>Form</w:t>
      </w:r>
    </w:p>
    <w:p w14:paraId="727B8C30" w14:textId="4D1385F9" w:rsidR="00426FB2" w:rsidRPr="003D6E92" w:rsidRDefault="00426FB2" w:rsidP="00426FB2">
      <w:pPr>
        <w:jc w:val="center"/>
        <w:rPr>
          <w:b/>
          <w:bCs/>
        </w:rPr>
      </w:pPr>
      <w:r>
        <w:rPr>
          <w:rFonts w:ascii="Calibri" w:hAnsi="Calibri"/>
        </w:rPr>
        <w:t>Evaluating Voting Application Design and Assessing Public Opinion on Biometric Data Storage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81"/>
        <w:gridCol w:w="567"/>
      </w:tblGrid>
      <w:tr w:rsidR="00426FB2" w:rsidRPr="00AC73EC" w14:paraId="05E9FCDF" w14:textId="77777777" w:rsidTr="0038472A">
        <w:tc>
          <w:tcPr>
            <w:tcW w:w="7792" w:type="dxa"/>
          </w:tcPr>
          <w:p w14:paraId="08BE08D9" w14:textId="77777777" w:rsidR="00426FB2" w:rsidRPr="00AC73EC" w:rsidRDefault="00426FB2" w:rsidP="00383BA5">
            <w:pPr>
              <w:rPr>
                <w:b/>
                <w:bCs/>
              </w:rPr>
            </w:pPr>
            <w:r w:rsidRPr="00AC73EC">
              <w:rPr>
                <w:b/>
                <w:bCs/>
              </w:rPr>
              <w:t>1. Taking part in the study</w:t>
            </w:r>
          </w:p>
        </w:tc>
        <w:tc>
          <w:tcPr>
            <w:tcW w:w="581" w:type="dxa"/>
          </w:tcPr>
          <w:p w14:paraId="7D662699" w14:textId="77777777" w:rsidR="00426FB2" w:rsidRPr="00AC73EC" w:rsidRDefault="00426FB2" w:rsidP="00383BA5">
            <w:pPr>
              <w:rPr>
                <w:b/>
                <w:bCs/>
              </w:rPr>
            </w:pPr>
            <w:r w:rsidRPr="00AC73EC">
              <w:rPr>
                <w:b/>
                <w:bCs/>
              </w:rPr>
              <w:t>Yes</w:t>
            </w:r>
          </w:p>
        </w:tc>
        <w:tc>
          <w:tcPr>
            <w:tcW w:w="567" w:type="dxa"/>
          </w:tcPr>
          <w:p w14:paraId="52E3BD82" w14:textId="77777777" w:rsidR="00426FB2" w:rsidRPr="00AC73EC" w:rsidRDefault="00426FB2" w:rsidP="00383BA5">
            <w:pPr>
              <w:rPr>
                <w:b/>
                <w:bCs/>
              </w:rPr>
            </w:pPr>
            <w:r w:rsidRPr="00AC73EC">
              <w:rPr>
                <w:b/>
                <w:bCs/>
              </w:rPr>
              <w:t>No</w:t>
            </w:r>
          </w:p>
        </w:tc>
      </w:tr>
      <w:tr w:rsidR="00426FB2" w:rsidRPr="00AC73EC" w14:paraId="122AFB8C" w14:textId="77777777" w:rsidTr="0038472A">
        <w:tc>
          <w:tcPr>
            <w:tcW w:w="7792" w:type="dxa"/>
          </w:tcPr>
          <w:p w14:paraId="7C96A5EA" w14:textId="77777777" w:rsidR="00426FB2" w:rsidRPr="00AC73EC" w:rsidRDefault="00426FB2" w:rsidP="00383BA5">
            <w:r w:rsidRPr="00AC73EC">
              <w:rPr>
                <w:rFonts w:cstheme="minorHAnsi"/>
              </w:rPr>
              <w:t>1a. I have read the Participant Information Sheet, or it has been read to me. I have been able to ask questions about the study and my questions have been answered to my satisfaction.</w:t>
            </w:r>
          </w:p>
        </w:tc>
        <w:tc>
          <w:tcPr>
            <w:tcW w:w="581" w:type="dxa"/>
          </w:tcPr>
          <w:p w14:paraId="3A67F6F9" w14:textId="77777777" w:rsidR="00426FB2" w:rsidRPr="00AC73EC" w:rsidRDefault="00426FB2" w:rsidP="00383BA5"/>
        </w:tc>
        <w:tc>
          <w:tcPr>
            <w:tcW w:w="567" w:type="dxa"/>
          </w:tcPr>
          <w:p w14:paraId="417A76C3" w14:textId="77777777" w:rsidR="00426FB2" w:rsidRPr="00AC73EC" w:rsidRDefault="00426FB2" w:rsidP="00383BA5"/>
        </w:tc>
      </w:tr>
      <w:tr w:rsidR="00426FB2" w:rsidRPr="00AC73EC" w14:paraId="5EBC6D5D" w14:textId="77777777" w:rsidTr="0038472A">
        <w:tc>
          <w:tcPr>
            <w:tcW w:w="7792" w:type="dxa"/>
          </w:tcPr>
          <w:p w14:paraId="7E0C7385" w14:textId="7D5695D3" w:rsidR="00426FB2" w:rsidRPr="00AC73EC" w:rsidDel="0001476F" w:rsidRDefault="00426FB2" w:rsidP="00383BA5">
            <w:pPr>
              <w:rPr>
                <w:del w:id="0" w:author="Alexander Gordon (Student)" w:date="2026-03-01T21:12:00Z" w16du:dateUtc="2026-03-01T21:12:00Z"/>
              </w:rPr>
            </w:pPr>
            <w:r>
              <w:t>1</w:t>
            </w:r>
            <w:r w:rsidR="0001476F">
              <w:t>b</w:t>
            </w:r>
            <w:r>
              <w:t>.</w:t>
            </w:r>
            <w:del w:id="1" w:author="Alexander Gordon (Student)" w:date="2026-03-01T21:12:00Z" w16du:dateUtc="2026-03-01T21:12:00Z">
              <w:r w:rsidDel="0001476F">
                <w:delText xml:space="preserve"> </w:delText>
              </w:r>
            </w:del>
          </w:p>
          <w:p w14:paraId="3EB8BFA2" w14:textId="77777777" w:rsidR="00426FB2" w:rsidRPr="0038472A" w:rsidRDefault="00426FB2" w:rsidP="00383BA5">
            <w:pPr>
              <w:rPr>
                <w:color w:val="EE0000"/>
              </w:rPr>
            </w:pPr>
            <w:r w:rsidRPr="0038472A">
              <w:rPr>
                <w:color w:val="EE0000"/>
              </w:rPr>
              <w:t xml:space="preserve">I consent voluntarily to be a participant in this study and understand that I can </w:t>
            </w:r>
          </w:p>
          <w:p w14:paraId="509C8FAE" w14:textId="77777777" w:rsidR="00426FB2" w:rsidRPr="0038472A" w:rsidRDefault="00426FB2" w:rsidP="00383BA5">
            <w:pPr>
              <w:rPr>
                <w:color w:val="EE0000"/>
              </w:rPr>
            </w:pPr>
            <w:r w:rsidRPr="0038472A">
              <w:rPr>
                <w:color w:val="EE0000"/>
              </w:rPr>
              <w:t xml:space="preserve">refuse to answer questions and I can withdraw from the study at any time, </w:t>
            </w:r>
          </w:p>
          <w:p w14:paraId="2140DA48" w14:textId="77777777" w:rsidR="00426FB2" w:rsidRPr="0038472A" w:rsidRDefault="00426FB2" w:rsidP="00383BA5">
            <w:pPr>
              <w:rPr>
                <w:color w:val="EE0000"/>
              </w:rPr>
            </w:pPr>
            <w:r w:rsidRPr="0038472A">
              <w:rPr>
                <w:color w:val="EE0000"/>
              </w:rPr>
              <w:t xml:space="preserve">without having to give a reason, up until the online survey is submitted; and that </w:t>
            </w:r>
          </w:p>
          <w:p w14:paraId="6F0C5DEA" w14:textId="1583C43E" w:rsidR="00426FB2" w:rsidRPr="0038472A" w:rsidRDefault="00426FB2" w:rsidP="0038472A">
            <w:pPr>
              <w:rPr>
                <w:color w:val="EE0000"/>
              </w:rPr>
            </w:pPr>
            <w:r w:rsidRPr="0038472A">
              <w:rPr>
                <w:color w:val="EE0000"/>
              </w:rPr>
              <w:t xml:space="preserve">after the survey is submitted </w:t>
            </w:r>
            <w:r w:rsidR="00633B6A" w:rsidRPr="0038472A">
              <w:rPr>
                <w:color w:val="EE0000"/>
              </w:rPr>
              <w:t>I have two weeks</w:t>
            </w:r>
            <w:r w:rsidRPr="0038472A">
              <w:rPr>
                <w:color w:val="EE0000"/>
              </w:rPr>
              <w:t xml:space="preserve"> </w:t>
            </w:r>
            <w:r w:rsidR="0038472A" w:rsidRPr="0038472A">
              <w:rPr>
                <w:color w:val="EE0000"/>
              </w:rPr>
              <w:t xml:space="preserve">from submission </w:t>
            </w:r>
            <w:r w:rsidRPr="0038472A">
              <w:rPr>
                <w:color w:val="EE0000"/>
              </w:rPr>
              <w:t>to withdraw</w:t>
            </w:r>
            <w:r w:rsidR="0038472A" w:rsidRPr="0038472A">
              <w:rPr>
                <w:color w:val="EE0000"/>
              </w:rPr>
              <w:t xml:space="preserve">. </w:t>
            </w:r>
          </w:p>
          <w:p w14:paraId="743EA43D" w14:textId="0136DAE0" w:rsidR="0038472A" w:rsidRPr="00AC73EC" w:rsidRDefault="0038472A" w:rsidP="0038472A"/>
        </w:tc>
        <w:tc>
          <w:tcPr>
            <w:tcW w:w="581" w:type="dxa"/>
          </w:tcPr>
          <w:p w14:paraId="222FACE7" w14:textId="77777777" w:rsidR="00426FB2" w:rsidRPr="00AC73EC" w:rsidRDefault="00426FB2" w:rsidP="00383BA5"/>
        </w:tc>
        <w:tc>
          <w:tcPr>
            <w:tcW w:w="567" w:type="dxa"/>
          </w:tcPr>
          <w:p w14:paraId="1A08CD65" w14:textId="77777777" w:rsidR="00426FB2" w:rsidRPr="00AC73EC" w:rsidRDefault="00426FB2" w:rsidP="00383BA5"/>
        </w:tc>
      </w:tr>
      <w:tr w:rsidR="0038472A" w:rsidRPr="00AC73EC" w14:paraId="48F8068E" w14:textId="77777777" w:rsidTr="0038472A">
        <w:tc>
          <w:tcPr>
            <w:tcW w:w="7792" w:type="dxa"/>
          </w:tcPr>
          <w:p w14:paraId="48073051" w14:textId="6BB48556" w:rsidR="0038472A" w:rsidRPr="0038472A" w:rsidRDefault="0001476F" w:rsidP="00383BA5">
            <w:pPr>
              <w:rPr>
                <w:color w:val="EE0000"/>
              </w:rPr>
            </w:pPr>
            <w:ins w:id="2" w:author="Alexander Gordon (Student)" w:date="2026-03-01T21:12:00Z" w16du:dateUtc="2026-03-01T21:12:00Z">
              <w:r>
                <w:rPr>
                  <w:color w:val="EE0000"/>
                </w:rPr>
                <w:t xml:space="preserve">1c.  </w:t>
              </w:r>
            </w:ins>
            <w:r w:rsidR="0038472A">
              <w:rPr>
                <w:color w:val="EE0000"/>
              </w:rPr>
              <w:t xml:space="preserve">I understand that after the </w:t>
            </w:r>
            <w:r w:rsidR="0082105F">
              <w:rPr>
                <w:color w:val="EE0000"/>
              </w:rPr>
              <w:t>two-week</w:t>
            </w:r>
            <w:r w:rsidR="0038472A">
              <w:rPr>
                <w:color w:val="EE0000"/>
              </w:rPr>
              <w:t xml:space="preserve"> period from the day of submission my data will be anonymised and unable to be removed from the study. </w:t>
            </w:r>
          </w:p>
        </w:tc>
        <w:tc>
          <w:tcPr>
            <w:tcW w:w="581" w:type="dxa"/>
          </w:tcPr>
          <w:p w14:paraId="56D57E33" w14:textId="77777777" w:rsidR="0038472A" w:rsidRPr="00AC73EC" w:rsidRDefault="0038472A" w:rsidP="00383BA5"/>
        </w:tc>
        <w:tc>
          <w:tcPr>
            <w:tcW w:w="567" w:type="dxa"/>
          </w:tcPr>
          <w:p w14:paraId="57573E25" w14:textId="77777777" w:rsidR="0038472A" w:rsidRPr="00AC73EC" w:rsidRDefault="0038472A" w:rsidP="00383BA5"/>
        </w:tc>
      </w:tr>
      <w:tr w:rsidR="0038472A" w:rsidRPr="00AC73EC" w14:paraId="5A27DBE5" w14:textId="77777777" w:rsidTr="0038472A">
        <w:tc>
          <w:tcPr>
            <w:tcW w:w="7792" w:type="dxa"/>
          </w:tcPr>
          <w:p w14:paraId="6D4F3A0D" w14:textId="1764334E" w:rsidR="0038472A" w:rsidRDefault="0001476F" w:rsidP="00383BA5">
            <w:pPr>
              <w:rPr>
                <w:color w:val="EE0000"/>
              </w:rPr>
            </w:pPr>
            <w:ins w:id="3" w:author="Alexander Gordon (Student)" w:date="2026-03-01T21:12:00Z" w16du:dateUtc="2026-03-01T21:12:00Z">
              <w:r>
                <w:rPr>
                  <w:color w:val="EE0000"/>
                </w:rPr>
                <w:t xml:space="preserve">1d.  </w:t>
              </w:r>
            </w:ins>
            <w:r w:rsidR="0038472A">
              <w:rPr>
                <w:color w:val="EE0000"/>
              </w:rPr>
              <w:t>I understand that my data will be kept for the duration of the study and destroyed once the study is complete</w:t>
            </w:r>
            <w:r w:rsidR="0082105F">
              <w:rPr>
                <w:color w:val="EE0000"/>
              </w:rPr>
              <w:t xml:space="preserve"> or within one year.</w:t>
            </w:r>
            <w:r w:rsidR="0038472A">
              <w:rPr>
                <w:color w:val="EE0000"/>
              </w:rPr>
              <w:t xml:space="preserve"> </w:t>
            </w:r>
          </w:p>
        </w:tc>
        <w:tc>
          <w:tcPr>
            <w:tcW w:w="581" w:type="dxa"/>
          </w:tcPr>
          <w:p w14:paraId="1372EAEE" w14:textId="77777777" w:rsidR="0038472A" w:rsidRPr="00AC73EC" w:rsidRDefault="0038472A" w:rsidP="00383BA5"/>
        </w:tc>
        <w:tc>
          <w:tcPr>
            <w:tcW w:w="567" w:type="dxa"/>
          </w:tcPr>
          <w:p w14:paraId="3AAB56A5" w14:textId="77777777" w:rsidR="0038472A" w:rsidRPr="00AC73EC" w:rsidRDefault="0038472A" w:rsidP="00383BA5"/>
        </w:tc>
      </w:tr>
      <w:tr w:rsidR="00DA6A5D" w:rsidRPr="00AC73EC" w14:paraId="589E20F4" w14:textId="77777777" w:rsidTr="0038472A">
        <w:tc>
          <w:tcPr>
            <w:tcW w:w="7792" w:type="dxa"/>
          </w:tcPr>
          <w:p w14:paraId="3D03B66E" w14:textId="7CB9A727" w:rsidR="00DA6A5D" w:rsidRDefault="0001476F" w:rsidP="00383BA5">
            <w:pPr>
              <w:rPr>
                <w:color w:val="EE0000"/>
              </w:rPr>
            </w:pPr>
            <w:ins w:id="4" w:author="Alexander Gordon (Student)" w:date="2026-03-01T21:12:00Z" w16du:dateUtc="2026-03-01T21:12:00Z">
              <w:r>
                <w:rPr>
                  <w:color w:val="EE0000"/>
                </w:rPr>
                <w:t xml:space="preserve">1e. </w:t>
              </w:r>
            </w:ins>
            <w:r w:rsidR="00DA6A5D">
              <w:rPr>
                <w:color w:val="EE0000"/>
              </w:rPr>
              <w:t>I understand that I will be provided a token after submission</w:t>
            </w:r>
            <w:r w:rsidR="00E4664C">
              <w:rPr>
                <w:color w:val="EE0000"/>
              </w:rPr>
              <w:t xml:space="preserve"> of my survey response</w:t>
            </w:r>
            <w:r w:rsidR="00DA6A5D">
              <w:rPr>
                <w:color w:val="EE0000"/>
              </w:rPr>
              <w:t xml:space="preserve"> and that if I </w:t>
            </w:r>
            <w:r w:rsidR="0082105F">
              <w:rPr>
                <w:color w:val="EE0000"/>
              </w:rPr>
              <w:t>lose</w:t>
            </w:r>
            <w:r w:rsidR="00DA6A5D">
              <w:rPr>
                <w:color w:val="EE0000"/>
              </w:rPr>
              <w:t xml:space="preserve"> it there is no way to identify my data and no way to remove it from the study.</w:t>
            </w:r>
          </w:p>
        </w:tc>
        <w:tc>
          <w:tcPr>
            <w:tcW w:w="581" w:type="dxa"/>
          </w:tcPr>
          <w:p w14:paraId="527A7466" w14:textId="77777777" w:rsidR="00DA6A5D" w:rsidRPr="00AC73EC" w:rsidRDefault="00DA6A5D" w:rsidP="00383BA5"/>
        </w:tc>
        <w:tc>
          <w:tcPr>
            <w:tcW w:w="567" w:type="dxa"/>
          </w:tcPr>
          <w:p w14:paraId="3ED0501C" w14:textId="77777777" w:rsidR="00DA6A5D" w:rsidRPr="00AC73EC" w:rsidRDefault="00DA6A5D" w:rsidP="00383BA5"/>
        </w:tc>
      </w:tr>
      <w:tr w:rsidR="00426FB2" w:rsidRPr="00AC73EC" w14:paraId="2DFE4783" w14:textId="77777777" w:rsidTr="0038472A">
        <w:tc>
          <w:tcPr>
            <w:tcW w:w="7792" w:type="dxa"/>
          </w:tcPr>
          <w:p w14:paraId="7DBC622C" w14:textId="0CDE1C22" w:rsidR="00426FB2" w:rsidRPr="00DC63E2" w:rsidRDefault="00426FB2" w:rsidP="00383BA5">
            <w:pPr>
              <w:rPr>
                <w:rFonts w:cstheme="minorHAnsi"/>
              </w:rPr>
            </w:pPr>
            <w:r w:rsidRPr="003C4872">
              <w:t>1</w:t>
            </w:r>
            <w:ins w:id="5" w:author="Alexander Gordon (Student)" w:date="2026-03-01T21:12:00Z" w16du:dateUtc="2026-03-01T21:12:00Z">
              <w:r w:rsidR="0001476F">
                <w:t>f</w:t>
              </w:r>
            </w:ins>
            <w:del w:id="6" w:author="Alexander Gordon (Student)" w:date="2026-03-01T21:12:00Z" w16du:dateUtc="2026-03-01T21:12:00Z">
              <w:r w:rsidRPr="003C4872" w:rsidDel="0001476F">
                <w:delText>d</w:delText>
              </w:r>
            </w:del>
            <w:r w:rsidRPr="003C4872">
              <w:t xml:space="preserve">. </w:t>
            </w:r>
            <w:r w:rsidRPr="003C4872">
              <w:rPr>
                <w:rFonts w:cstheme="minorHAnsi"/>
              </w:rPr>
              <w:t xml:space="preserve">I understand that taking part in the study involves me participating in a 15-20 minuet, in-person meeting where my preferences and expectations for the requirements of a software system will be discussed and explored. </w:t>
            </w:r>
          </w:p>
        </w:tc>
        <w:tc>
          <w:tcPr>
            <w:tcW w:w="581" w:type="dxa"/>
          </w:tcPr>
          <w:p w14:paraId="3F0F2693" w14:textId="77777777" w:rsidR="00426FB2" w:rsidRPr="00AC73EC" w:rsidRDefault="00426FB2" w:rsidP="00383BA5"/>
        </w:tc>
        <w:tc>
          <w:tcPr>
            <w:tcW w:w="567" w:type="dxa"/>
          </w:tcPr>
          <w:p w14:paraId="4347A128" w14:textId="77777777" w:rsidR="00426FB2" w:rsidRPr="00AC73EC" w:rsidRDefault="00426FB2" w:rsidP="00383BA5"/>
        </w:tc>
      </w:tr>
      <w:tr w:rsidR="0001476F" w:rsidRPr="00AC73EC" w14:paraId="16088D7B" w14:textId="77777777" w:rsidTr="0038472A">
        <w:trPr>
          <w:ins w:id="7" w:author="Alexander Gordon (Student)" w:date="2026-03-01T21:13:00Z" w16du:dateUtc="2026-03-01T21:13:00Z"/>
        </w:trPr>
        <w:tc>
          <w:tcPr>
            <w:tcW w:w="7792" w:type="dxa"/>
          </w:tcPr>
          <w:p w14:paraId="5F3D2BC5" w14:textId="653C9C11" w:rsidR="0001476F" w:rsidRPr="003C4872" w:rsidRDefault="0001476F" w:rsidP="00383BA5">
            <w:pPr>
              <w:rPr>
                <w:ins w:id="8" w:author="Alexander Gordon (Student)" w:date="2026-03-01T21:13:00Z" w16du:dateUtc="2026-03-01T21:13:00Z"/>
              </w:rPr>
            </w:pPr>
            <w:ins w:id="9" w:author="Alexander Gordon (Student)" w:date="2026-03-01T21:13:00Z" w16du:dateUtc="2026-03-01T21:13:00Z">
              <w:r>
                <w:t xml:space="preserve">1g. I confirm that I am </w:t>
              </w:r>
            </w:ins>
            <w:ins w:id="10" w:author="Alexander Gordon (Student)" w:date="2026-03-01T21:14:00Z" w16du:dateUtc="2026-03-01T21:14:00Z">
              <w:r w:rsidR="00214178">
                <w:t xml:space="preserve">at least </w:t>
              </w:r>
            </w:ins>
            <w:ins w:id="11" w:author="Alexander Gordon (Student)" w:date="2026-03-01T21:13:00Z" w16du:dateUtc="2026-03-01T21:13:00Z">
              <w:r>
                <w:t xml:space="preserve">18 years of age. </w:t>
              </w:r>
            </w:ins>
          </w:p>
        </w:tc>
        <w:tc>
          <w:tcPr>
            <w:tcW w:w="581" w:type="dxa"/>
          </w:tcPr>
          <w:p w14:paraId="48C513AF" w14:textId="77777777" w:rsidR="0001476F" w:rsidRPr="00AC73EC" w:rsidRDefault="0001476F" w:rsidP="00383BA5">
            <w:pPr>
              <w:rPr>
                <w:ins w:id="12" w:author="Alexander Gordon (Student)" w:date="2026-03-01T21:13:00Z" w16du:dateUtc="2026-03-01T21:13:00Z"/>
              </w:rPr>
            </w:pPr>
          </w:p>
        </w:tc>
        <w:tc>
          <w:tcPr>
            <w:tcW w:w="567" w:type="dxa"/>
          </w:tcPr>
          <w:p w14:paraId="4B9108B9" w14:textId="77777777" w:rsidR="0001476F" w:rsidRPr="00AC73EC" w:rsidRDefault="0001476F" w:rsidP="00383BA5">
            <w:pPr>
              <w:rPr>
                <w:ins w:id="13" w:author="Alexander Gordon (Student)" w:date="2026-03-01T21:13:00Z" w16du:dateUtc="2026-03-01T21:13:00Z"/>
              </w:rPr>
            </w:pPr>
          </w:p>
        </w:tc>
      </w:tr>
    </w:tbl>
    <w:p w14:paraId="0F0A271D" w14:textId="77777777" w:rsidR="00426FB2" w:rsidRDefault="00426FB2" w:rsidP="00426F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67"/>
        <w:gridCol w:w="567"/>
      </w:tblGrid>
      <w:tr w:rsidR="00426FB2" w:rsidRPr="00AC73EC" w14:paraId="0C2E6844" w14:textId="77777777" w:rsidTr="00383BA5">
        <w:tc>
          <w:tcPr>
            <w:tcW w:w="7792" w:type="dxa"/>
          </w:tcPr>
          <w:p w14:paraId="138B31B2" w14:textId="77777777" w:rsidR="00426FB2" w:rsidRPr="00AC73EC" w:rsidRDefault="00426FB2" w:rsidP="00383BA5">
            <w:pPr>
              <w:rPr>
                <w:b/>
                <w:bCs/>
              </w:rPr>
            </w:pPr>
            <w:r w:rsidRPr="00AC73EC">
              <w:rPr>
                <w:b/>
                <w:bCs/>
              </w:rPr>
              <w:t>2. Use of the information in the study</w:t>
            </w:r>
          </w:p>
        </w:tc>
        <w:tc>
          <w:tcPr>
            <w:tcW w:w="567" w:type="dxa"/>
          </w:tcPr>
          <w:p w14:paraId="5DFE28F1" w14:textId="77777777" w:rsidR="00426FB2" w:rsidRPr="00AC73EC" w:rsidRDefault="00426FB2" w:rsidP="00383BA5"/>
        </w:tc>
        <w:tc>
          <w:tcPr>
            <w:tcW w:w="567" w:type="dxa"/>
          </w:tcPr>
          <w:p w14:paraId="7A7596FD" w14:textId="77777777" w:rsidR="00426FB2" w:rsidRPr="00AC73EC" w:rsidRDefault="00426FB2" w:rsidP="00383BA5"/>
        </w:tc>
      </w:tr>
      <w:tr w:rsidR="00426FB2" w:rsidRPr="00AC73EC" w14:paraId="18C8F851" w14:textId="77777777" w:rsidTr="00383BA5">
        <w:tc>
          <w:tcPr>
            <w:tcW w:w="7792" w:type="dxa"/>
          </w:tcPr>
          <w:p w14:paraId="6B62B205" w14:textId="77777777" w:rsidR="00426FB2" w:rsidRPr="00AC73EC" w:rsidRDefault="00426FB2" w:rsidP="00383BA5">
            <w:r>
              <w:t xml:space="preserve">2a. </w:t>
            </w:r>
            <w:r w:rsidRPr="00F17E12">
              <w:rPr>
                <w:rFonts w:cstheme="minorHAnsi"/>
              </w:rPr>
              <w:t xml:space="preserve">I understand that information I provide will be used </w:t>
            </w:r>
            <w:r>
              <w:rPr>
                <w:rFonts w:cstheme="minorHAnsi"/>
              </w:rPr>
              <w:t xml:space="preserve">to inform the research, development, and evaluation of software that is being produced to fulfil project requirements of an </w:t>
            </w:r>
            <w:r w:rsidRPr="003C4872">
              <w:rPr>
                <w:rFonts w:cstheme="minorHAnsi"/>
              </w:rPr>
              <w:t xml:space="preserve">undergraduate </w:t>
            </w:r>
            <w:r>
              <w:rPr>
                <w:rFonts w:cstheme="minorHAnsi"/>
              </w:rPr>
              <w:t xml:space="preserve">and </w:t>
            </w:r>
            <w:r w:rsidRPr="00FD2105">
              <w:rPr>
                <w:rFonts w:cstheme="minorHAnsi"/>
              </w:rPr>
              <w:t>will be</w:t>
            </w:r>
            <w:r>
              <w:rPr>
                <w:rFonts w:cstheme="minorHAnsi"/>
              </w:rPr>
              <w:t xml:space="preserve"> used in</w:t>
            </w:r>
            <w:r w:rsidRPr="00FD2105">
              <w:rPr>
                <w:rFonts w:cstheme="minorHAnsi"/>
              </w:rPr>
              <w:t xml:space="preserve"> reports and presentations which are related to the research, but no reference will be made to the identities of individual participants.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567" w:type="dxa"/>
          </w:tcPr>
          <w:p w14:paraId="4454684C" w14:textId="77777777" w:rsidR="00426FB2" w:rsidRPr="00AC73EC" w:rsidRDefault="00426FB2" w:rsidP="00383BA5"/>
        </w:tc>
        <w:tc>
          <w:tcPr>
            <w:tcW w:w="567" w:type="dxa"/>
          </w:tcPr>
          <w:p w14:paraId="7531F676" w14:textId="77777777" w:rsidR="00426FB2" w:rsidRPr="00AC73EC" w:rsidRDefault="00426FB2" w:rsidP="00383BA5"/>
        </w:tc>
      </w:tr>
      <w:tr w:rsidR="00426FB2" w:rsidRPr="00AC73EC" w14:paraId="768F8F54" w14:textId="77777777" w:rsidTr="00383BA5">
        <w:tc>
          <w:tcPr>
            <w:tcW w:w="7792" w:type="dxa"/>
          </w:tcPr>
          <w:p w14:paraId="70EB012E" w14:textId="77777777" w:rsidR="00426FB2" w:rsidRDefault="00426FB2" w:rsidP="00383BA5">
            <w:r>
              <w:t xml:space="preserve">2b. </w:t>
            </w:r>
            <w:r w:rsidRPr="00F17E12">
              <w:rPr>
                <w:rFonts w:cstheme="minorHAnsi"/>
              </w:rPr>
              <w:t xml:space="preserve">I understand that </w:t>
            </w:r>
            <w:r>
              <w:rPr>
                <w:rFonts w:cstheme="minorHAnsi"/>
              </w:rPr>
              <w:t xml:space="preserve">no </w:t>
            </w:r>
            <w:r w:rsidRPr="00F17E12">
              <w:rPr>
                <w:rFonts w:cstheme="minorHAnsi"/>
              </w:rPr>
              <w:t>personal information collected about me that can identify me, such as my name</w:t>
            </w:r>
            <w:r>
              <w:rPr>
                <w:rFonts w:cstheme="minorHAnsi"/>
              </w:rPr>
              <w:t xml:space="preserve"> or where I live.</w:t>
            </w:r>
          </w:p>
        </w:tc>
        <w:tc>
          <w:tcPr>
            <w:tcW w:w="567" w:type="dxa"/>
          </w:tcPr>
          <w:p w14:paraId="0299460A" w14:textId="77777777" w:rsidR="00426FB2" w:rsidRPr="00AC73EC" w:rsidRDefault="00426FB2" w:rsidP="00383BA5"/>
        </w:tc>
        <w:tc>
          <w:tcPr>
            <w:tcW w:w="567" w:type="dxa"/>
          </w:tcPr>
          <w:p w14:paraId="4D2098B7" w14:textId="77777777" w:rsidR="00426FB2" w:rsidRPr="00AC73EC" w:rsidRDefault="00426FB2" w:rsidP="00383BA5"/>
        </w:tc>
      </w:tr>
      <w:tr w:rsidR="00426FB2" w:rsidRPr="00AC73EC" w14:paraId="1FB37488" w14:textId="77777777" w:rsidTr="00383BA5">
        <w:tc>
          <w:tcPr>
            <w:tcW w:w="7792" w:type="dxa"/>
          </w:tcPr>
          <w:p w14:paraId="7C7A7B1B" w14:textId="77777777" w:rsidR="00426FB2" w:rsidRPr="00FD2105" w:rsidRDefault="00426FB2" w:rsidP="00383BA5">
            <w:pPr>
              <w:rPr>
                <w:rFonts w:cstheme="minorHAnsi"/>
                <w:color w:val="000000"/>
              </w:rPr>
            </w:pPr>
            <w:r>
              <w:t xml:space="preserve">2c. </w:t>
            </w:r>
            <w:r w:rsidRPr="00F17E12">
              <w:rPr>
                <w:rFonts w:cstheme="minorHAnsi"/>
                <w:color w:val="000000"/>
              </w:rPr>
              <w:t>I agree that anonymised direct quotes can be used in research outputs.</w:t>
            </w:r>
          </w:p>
        </w:tc>
        <w:tc>
          <w:tcPr>
            <w:tcW w:w="567" w:type="dxa"/>
          </w:tcPr>
          <w:p w14:paraId="01D1A2BD" w14:textId="77777777" w:rsidR="00426FB2" w:rsidRPr="00AC73EC" w:rsidRDefault="00426FB2" w:rsidP="00383BA5"/>
        </w:tc>
        <w:tc>
          <w:tcPr>
            <w:tcW w:w="567" w:type="dxa"/>
          </w:tcPr>
          <w:p w14:paraId="625CDDBD" w14:textId="77777777" w:rsidR="00426FB2" w:rsidRPr="00AC73EC" w:rsidRDefault="00426FB2" w:rsidP="00383BA5"/>
        </w:tc>
      </w:tr>
      <w:tr w:rsidR="00426FB2" w:rsidRPr="00AC73EC" w14:paraId="4476FAA6" w14:textId="77777777" w:rsidTr="00383BA5">
        <w:tc>
          <w:tcPr>
            <w:tcW w:w="7792" w:type="dxa"/>
          </w:tcPr>
          <w:p w14:paraId="428A39DB" w14:textId="77777777" w:rsidR="00426FB2" w:rsidRDefault="00426FB2" w:rsidP="00383BA5">
            <w:r>
              <w:t xml:space="preserve">2d. I understand that the confidentiality of my information cannot be upheld if I choose to </w:t>
            </w:r>
            <w:r w:rsidRPr="00405AE6">
              <w:t xml:space="preserve">disclose something that </w:t>
            </w:r>
            <w:r>
              <w:t>raises</w:t>
            </w:r>
            <w:r w:rsidRPr="00405AE6">
              <w:t xml:space="preserve"> safeguarding concerns, e.g., concerns for the safety, health, or wellbeing of you and others, </w:t>
            </w:r>
            <w:r>
              <w:t>and that such concerns</w:t>
            </w:r>
            <w:r w:rsidRPr="00405AE6">
              <w:t xml:space="preserve"> will need to </w:t>
            </w:r>
            <w:r>
              <w:t xml:space="preserve">be </w:t>
            </w:r>
            <w:r w:rsidRPr="00405AE6">
              <w:t>report</w:t>
            </w:r>
            <w:r>
              <w:t>ed</w:t>
            </w:r>
            <w:r w:rsidRPr="00405AE6">
              <w:t xml:space="preserve"> to the Chief</w:t>
            </w:r>
            <w:r>
              <w:t xml:space="preserve"> Investigator.</w:t>
            </w:r>
          </w:p>
        </w:tc>
        <w:tc>
          <w:tcPr>
            <w:tcW w:w="567" w:type="dxa"/>
          </w:tcPr>
          <w:p w14:paraId="4BDA6617" w14:textId="77777777" w:rsidR="00426FB2" w:rsidRPr="00AC73EC" w:rsidRDefault="00426FB2" w:rsidP="00383BA5"/>
        </w:tc>
        <w:tc>
          <w:tcPr>
            <w:tcW w:w="567" w:type="dxa"/>
          </w:tcPr>
          <w:p w14:paraId="148B70E7" w14:textId="77777777" w:rsidR="00426FB2" w:rsidRPr="00AC73EC" w:rsidRDefault="00426FB2" w:rsidP="00383BA5"/>
        </w:tc>
      </w:tr>
    </w:tbl>
    <w:p w14:paraId="237A9D01" w14:textId="77777777" w:rsidR="00426FB2" w:rsidRPr="005C0D57" w:rsidRDefault="00426FB2" w:rsidP="00426FB2">
      <w:pPr>
        <w:rPr>
          <w:rFonts w:cstheme="minorHAnsi"/>
          <w:b/>
          <w:color w:val="000000"/>
        </w:rPr>
      </w:pPr>
    </w:p>
    <w:p w14:paraId="31E5FC04" w14:textId="77777777" w:rsidR="00426FB2" w:rsidRPr="003D6E92" w:rsidRDefault="00426FB2" w:rsidP="00426FB2">
      <w:pPr>
        <w:rPr>
          <w:b/>
          <w:bCs/>
        </w:rPr>
      </w:pPr>
      <w:r>
        <w:rPr>
          <w:b/>
          <w:bCs/>
        </w:rPr>
        <w:t>3</w:t>
      </w:r>
      <w:r w:rsidRPr="00B04D29">
        <w:rPr>
          <w:b/>
          <w:bCs/>
        </w:rPr>
        <w:t>. 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426FB2" w14:paraId="4840E5EE" w14:textId="77777777" w:rsidTr="00383BA5">
        <w:trPr>
          <w:trHeight w:val="567"/>
        </w:trPr>
        <w:tc>
          <w:tcPr>
            <w:tcW w:w="4505" w:type="dxa"/>
          </w:tcPr>
          <w:p w14:paraId="5F01F852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Participants Name:</w:t>
            </w:r>
          </w:p>
        </w:tc>
        <w:tc>
          <w:tcPr>
            <w:tcW w:w="4505" w:type="dxa"/>
          </w:tcPr>
          <w:p w14:paraId="69A05DF1" w14:textId="77777777" w:rsidR="00426FB2" w:rsidRDefault="00426FB2" w:rsidP="00383BA5">
            <w:pPr>
              <w:rPr>
                <w:rFonts w:cstheme="minorHAnsi"/>
                <w:color w:val="000000"/>
              </w:rPr>
            </w:pPr>
          </w:p>
        </w:tc>
      </w:tr>
      <w:tr w:rsidR="00426FB2" w14:paraId="0C84134B" w14:textId="77777777" w:rsidTr="00383BA5">
        <w:trPr>
          <w:trHeight w:val="567"/>
        </w:trPr>
        <w:tc>
          <w:tcPr>
            <w:tcW w:w="4505" w:type="dxa"/>
          </w:tcPr>
          <w:p w14:paraId="7CC1AD34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Participants Signature:</w:t>
            </w:r>
          </w:p>
        </w:tc>
        <w:tc>
          <w:tcPr>
            <w:tcW w:w="4505" w:type="dxa"/>
          </w:tcPr>
          <w:p w14:paraId="2D1EAA9D" w14:textId="77777777" w:rsidR="00426FB2" w:rsidRDefault="00426FB2" w:rsidP="00383BA5">
            <w:pPr>
              <w:rPr>
                <w:rFonts w:cstheme="minorHAnsi"/>
                <w:color w:val="000000"/>
              </w:rPr>
            </w:pPr>
          </w:p>
        </w:tc>
      </w:tr>
      <w:tr w:rsidR="00426FB2" w14:paraId="609FBFCC" w14:textId="77777777" w:rsidTr="00383BA5">
        <w:trPr>
          <w:trHeight w:val="567"/>
        </w:trPr>
        <w:tc>
          <w:tcPr>
            <w:tcW w:w="4505" w:type="dxa"/>
          </w:tcPr>
          <w:p w14:paraId="41E4D7F2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Date: </w:t>
            </w:r>
          </w:p>
        </w:tc>
        <w:tc>
          <w:tcPr>
            <w:tcW w:w="4505" w:type="dxa"/>
          </w:tcPr>
          <w:p w14:paraId="033D457F" w14:textId="77777777" w:rsidR="00426FB2" w:rsidRDefault="00426FB2" w:rsidP="00383BA5">
            <w:pPr>
              <w:rPr>
                <w:rFonts w:cstheme="minorHAnsi"/>
                <w:color w:val="000000"/>
              </w:rPr>
            </w:pPr>
          </w:p>
        </w:tc>
      </w:tr>
    </w:tbl>
    <w:p w14:paraId="6B8DEAD2" w14:textId="77777777" w:rsidR="00426FB2" w:rsidRDefault="00426FB2" w:rsidP="00426FB2">
      <w:pPr>
        <w:rPr>
          <w:rFonts w:cstheme="minorHAnsi"/>
          <w:color w:val="000000"/>
        </w:rPr>
      </w:pPr>
    </w:p>
    <w:p w14:paraId="3E7678D8" w14:textId="77777777" w:rsidR="00426FB2" w:rsidRDefault="00426FB2" w:rsidP="00426FB2">
      <w:pPr>
        <w:rPr>
          <w:rFonts w:cstheme="minorHAnsi"/>
          <w:color w:val="000000"/>
        </w:rPr>
      </w:pPr>
      <w:r w:rsidRPr="00F17E12">
        <w:rPr>
          <w:rFonts w:cstheme="minorHAnsi"/>
          <w:color w:val="000000"/>
        </w:rPr>
        <w:t>By signing above</w:t>
      </w:r>
      <w:r>
        <w:rPr>
          <w:rFonts w:cstheme="minorHAnsi"/>
          <w:color w:val="000000"/>
        </w:rPr>
        <w:t>,</w:t>
      </w:r>
      <w:r w:rsidRPr="00F17E12">
        <w:rPr>
          <w:rFonts w:cstheme="minorHAnsi"/>
          <w:color w:val="000000"/>
        </w:rPr>
        <w:t xml:space="preserve"> you are indicating that you have read and understood the Participant Information Sheet and that you agree to take part in this research study.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426FB2" w14:paraId="21C1957E" w14:textId="77777777" w:rsidTr="00383BA5">
        <w:trPr>
          <w:trHeight w:val="567"/>
        </w:trPr>
        <w:tc>
          <w:tcPr>
            <w:tcW w:w="4505" w:type="dxa"/>
          </w:tcPr>
          <w:p w14:paraId="6206C85D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Name of Researcher:</w:t>
            </w:r>
          </w:p>
        </w:tc>
        <w:tc>
          <w:tcPr>
            <w:tcW w:w="4505" w:type="dxa"/>
          </w:tcPr>
          <w:p w14:paraId="39418615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Alexander Gordon</w:t>
            </w:r>
          </w:p>
        </w:tc>
      </w:tr>
      <w:tr w:rsidR="00426FB2" w14:paraId="48FF1E0F" w14:textId="77777777" w:rsidTr="00383BA5">
        <w:trPr>
          <w:trHeight w:val="567"/>
        </w:trPr>
        <w:tc>
          <w:tcPr>
            <w:tcW w:w="4505" w:type="dxa"/>
          </w:tcPr>
          <w:p w14:paraId="1A90CFA7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Signature of Researcher:</w:t>
            </w:r>
          </w:p>
        </w:tc>
        <w:tc>
          <w:tcPr>
            <w:tcW w:w="4505" w:type="dxa"/>
          </w:tcPr>
          <w:p w14:paraId="407AFB15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Alexander Gordon</w:t>
            </w:r>
          </w:p>
        </w:tc>
      </w:tr>
      <w:tr w:rsidR="00426FB2" w14:paraId="3A1647B0" w14:textId="77777777" w:rsidTr="00383BA5">
        <w:trPr>
          <w:trHeight w:val="567"/>
        </w:trPr>
        <w:tc>
          <w:tcPr>
            <w:tcW w:w="4505" w:type="dxa"/>
          </w:tcPr>
          <w:p w14:paraId="7E30FF96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Date: </w:t>
            </w:r>
          </w:p>
        </w:tc>
        <w:tc>
          <w:tcPr>
            <w:tcW w:w="4505" w:type="dxa"/>
          </w:tcPr>
          <w:p w14:paraId="38CA0B0A" w14:textId="77777777" w:rsidR="00426FB2" w:rsidRDefault="00426FB2" w:rsidP="00383BA5">
            <w:pPr>
              <w:rPr>
                <w:rFonts w:cstheme="minorHAnsi"/>
                <w:color w:val="000000"/>
              </w:rPr>
            </w:pPr>
          </w:p>
        </w:tc>
      </w:tr>
    </w:tbl>
    <w:p w14:paraId="03C9089A" w14:textId="77777777" w:rsidR="00426FB2" w:rsidRPr="004C5B57" w:rsidRDefault="00426FB2" w:rsidP="00426FB2">
      <w:pPr>
        <w:rPr>
          <w:rFonts w:cstheme="minorHAnsi"/>
          <w:color w:val="000000"/>
        </w:rPr>
      </w:pPr>
    </w:p>
    <w:p w14:paraId="525BB15E" w14:textId="77777777" w:rsidR="00426FB2" w:rsidRPr="003D6E92" w:rsidRDefault="00426FB2" w:rsidP="00426FB2">
      <w:pPr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4. S</w:t>
      </w:r>
      <w:r w:rsidRPr="004A2C7E">
        <w:rPr>
          <w:rFonts w:cstheme="minorHAnsi"/>
          <w:b/>
          <w:color w:val="000000"/>
        </w:rPr>
        <w:t xml:space="preserve">tudy contact details for further information </w:t>
      </w:r>
    </w:p>
    <w:p w14:paraId="22B0508C" w14:textId="77777777" w:rsidR="00426FB2" w:rsidRDefault="00426FB2" w:rsidP="00426FB2">
      <w:pPr>
        <w:rPr>
          <w:rFonts w:cstheme="minorHAnsi"/>
          <w:iCs/>
        </w:rPr>
      </w:pPr>
      <w:r>
        <w:rPr>
          <w:rFonts w:cstheme="minorHAnsi"/>
          <w:iCs/>
        </w:rPr>
        <w:t xml:space="preserve">Alexander Gordon </w:t>
      </w:r>
    </w:p>
    <w:p w14:paraId="610EC5D4" w14:textId="77777777" w:rsidR="00426FB2" w:rsidRPr="003D6E92" w:rsidRDefault="00426FB2" w:rsidP="00426FB2">
      <w:pPr>
        <w:rPr>
          <w:rFonts w:cstheme="minorHAnsi"/>
          <w:iCs/>
        </w:rPr>
      </w:pPr>
      <w:r>
        <w:rPr>
          <w:rFonts w:cstheme="minorHAnsi"/>
          <w:iCs/>
        </w:rPr>
        <w:t>Email: 2502331@dundee.ac.uk</w:t>
      </w:r>
    </w:p>
    <w:p w14:paraId="0EC82DFC" w14:textId="77777777" w:rsidR="00426FB2" w:rsidRPr="003D6E92" w:rsidRDefault="00426FB2" w:rsidP="00426FB2">
      <w:pPr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 xml:space="preserve">5. </w:t>
      </w:r>
      <w:r w:rsidRPr="004A2C7E">
        <w:rPr>
          <w:rFonts w:cstheme="minorHAnsi"/>
          <w:b/>
          <w:color w:val="000000"/>
        </w:rPr>
        <w:t>Alternative formats</w:t>
      </w:r>
    </w:p>
    <w:p w14:paraId="11FB260E" w14:textId="76266918" w:rsidR="008512B9" w:rsidRDefault="00426FB2">
      <w:r w:rsidRPr="00B02609">
        <w:rPr>
          <w:rFonts w:cstheme="minorHAnsi"/>
          <w:iCs/>
          <w:color w:val="000000"/>
        </w:rPr>
        <w:t>If you would like to receive a copy of the Participant Information Sheet and Consent Form in an alternative format (e.g. large print, Braille), please let the Principal Investigator kno</w:t>
      </w:r>
      <w:r>
        <w:rPr>
          <w:rFonts w:cstheme="minorHAnsi"/>
          <w:iCs/>
          <w:color w:val="000000"/>
        </w:rPr>
        <w:t>w.</w:t>
      </w:r>
    </w:p>
    <w:sectPr w:rsidR="00851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ander Gordon (Student)">
    <w15:presenceInfo w15:providerId="AD" w15:userId="S::2502331@dundee.ac.uk::9b83ea64-f2e7-4dd6-916c-fa875a1fe8a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B2"/>
    <w:rsid w:val="0001476F"/>
    <w:rsid w:val="0005249F"/>
    <w:rsid w:val="00214178"/>
    <w:rsid w:val="00266C1D"/>
    <w:rsid w:val="00282D38"/>
    <w:rsid w:val="002A34CD"/>
    <w:rsid w:val="003209E5"/>
    <w:rsid w:val="00367ADE"/>
    <w:rsid w:val="0038472A"/>
    <w:rsid w:val="0038504A"/>
    <w:rsid w:val="00391FB9"/>
    <w:rsid w:val="0041634B"/>
    <w:rsid w:val="00426FB2"/>
    <w:rsid w:val="00494289"/>
    <w:rsid w:val="004E6EEC"/>
    <w:rsid w:val="006020AD"/>
    <w:rsid w:val="00633B6A"/>
    <w:rsid w:val="00704514"/>
    <w:rsid w:val="0082105F"/>
    <w:rsid w:val="008512B9"/>
    <w:rsid w:val="008D1F4F"/>
    <w:rsid w:val="00A32442"/>
    <w:rsid w:val="00AF13F2"/>
    <w:rsid w:val="00B054A2"/>
    <w:rsid w:val="00B37C77"/>
    <w:rsid w:val="00BB7EA4"/>
    <w:rsid w:val="00BF067E"/>
    <w:rsid w:val="00C17EBF"/>
    <w:rsid w:val="00DA6A5D"/>
    <w:rsid w:val="00E4664C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78E2B"/>
  <w15:chartTrackingRefBased/>
  <w15:docId w15:val="{B373BB8D-33E1-4F39-9D9D-7F1D6ACF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FB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26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26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6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6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FB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6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FB2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6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F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6FB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17E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7E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7EBF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7E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7EBF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01476F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495</Words>
  <Characters>2455</Characters>
  <Application>Microsoft Office Word</Application>
  <DocSecurity>0</DocSecurity>
  <Lines>94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20</cp:revision>
  <dcterms:created xsi:type="dcterms:W3CDTF">2026-02-13T22:14:00Z</dcterms:created>
  <dcterms:modified xsi:type="dcterms:W3CDTF">2026-03-01T21:14:00Z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2026-02-13T22:15:48Z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f5325ea7-0b0e-4bee-879a-0b63825b2571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  <property fmtid="{D5CDD505-2E9C-101B-9397-08002B2CF9AE}" pid="10" name="GrammarlyDocumentId">
    <vt:lpwstr>58b41b96-85fa-43b0-8234-e9f16effa611</vt:lpwstr>
  </property>
</Properties>
</file>
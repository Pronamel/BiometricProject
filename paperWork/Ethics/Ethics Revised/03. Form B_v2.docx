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99BC" w14:textId="29A61D72" w:rsidR="00C2413A" w:rsidRPr="00D765A1" w:rsidRDefault="00C2413A" w:rsidP="00C2413A">
      <w:pPr>
        <w:tabs>
          <w:tab w:val="left" w:pos="0"/>
        </w:tabs>
        <w:spacing w:line="280" w:lineRule="exact"/>
        <w:jc w:val="center"/>
        <w:rPr>
          <w:rFonts w:asciiTheme="majorHAnsi" w:hAnsiTheme="majorHAnsi" w:cstheme="majorHAnsi"/>
          <w:b/>
        </w:rPr>
      </w:pPr>
      <w:r w:rsidRPr="00D765A1">
        <w:rPr>
          <w:rFonts w:asciiTheme="majorHAnsi" w:hAnsiTheme="majorHAnsi" w:cstheme="majorHAnsi"/>
          <w:b/>
        </w:rPr>
        <w:t>Ethical Approval for Non-Clinical Research Involving Human Participants</w:t>
      </w:r>
    </w:p>
    <w:p w14:paraId="69720523" w14:textId="4C14F2B6" w:rsidR="00AB7558" w:rsidRPr="00D765A1" w:rsidRDefault="00C2413A" w:rsidP="00C2413A">
      <w:pPr>
        <w:tabs>
          <w:tab w:val="left" w:pos="0"/>
        </w:tabs>
        <w:spacing w:line="280" w:lineRule="exact"/>
        <w:jc w:val="center"/>
        <w:rPr>
          <w:rFonts w:asciiTheme="majorHAnsi" w:hAnsiTheme="majorHAnsi" w:cstheme="majorHAnsi"/>
          <w:b/>
        </w:rPr>
      </w:pPr>
      <w:r w:rsidRPr="00D765A1">
        <w:rPr>
          <w:rFonts w:asciiTheme="majorHAnsi" w:hAnsiTheme="majorHAnsi" w:cstheme="majorHAnsi"/>
          <w:b/>
        </w:rPr>
        <w:t xml:space="preserve">FORM B: </w:t>
      </w:r>
      <w:r w:rsidR="00AB7558" w:rsidRPr="00D765A1">
        <w:rPr>
          <w:rFonts w:asciiTheme="majorHAnsi" w:hAnsiTheme="majorHAnsi" w:cstheme="majorHAnsi"/>
          <w:b/>
        </w:rPr>
        <w:t>Application for ethical approval for medium/high risk projects</w:t>
      </w:r>
    </w:p>
    <w:p w14:paraId="64C46E96" w14:textId="77777777" w:rsidR="00C2413A" w:rsidRPr="00D765A1" w:rsidRDefault="00C2413A" w:rsidP="00C2413A">
      <w:pPr>
        <w:tabs>
          <w:tab w:val="left" w:pos="0"/>
        </w:tabs>
        <w:spacing w:line="280" w:lineRule="exact"/>
        <w:jc w:val="center"/>
        <w:rPr>
          <w:rFonts w:asciiTheme="majorHAnsi" w:hAnsiTheme="majorHAnsi" w:cstheme="majorHAnsi"/>
          <w:b/>
        </w:rPr>
      </w:pPr>
    </w:p>
    <w:tbl>
      <w:tblPr>
        <w:tblStyle w:val="TableGrid"/>
        <w:tblW w:w="0" w:type="auto"/>
        <w:tblLook w:val="04A0" w:firstRow="1" w:lastRow="0" w:firstColumn="1" w:lastColumn="0" w:noHBand="0" w:noVBand="1"/>
      </w:tblPr>
      <w:tblGrid>
        <w:gridCol w:w="3847"/>
        <w:gridCol w:w="5169"/>
      </w:tblGrid>
      <w:tr w:rsidR="00D765A1" w:rsidRPr="00D765A1" w14:paraId="71FD421D" w14:textId="77777777" w:rsidTr="00D42F51">
        <w:tc>
          <w:tcPr>
            <w:tcW w:w="3936" w:type="dxa"/>
          </w:tcPr>
          <w:p w14:paraId="563C0474" w14:textId="630A283A" w:rsidR="00AB7558" w:rsidRPr="00D765A1" w:rsidRDefault="00AB7558" w:rsidP="00D42F51">
            <w:pPr>
              <w:rPr>
                <w:rFonts w:asciiTheme="majorHAnsi" w:hAnsiTheme="majorHAnsi" w:cstheme="majorHAnsi"/>
              </w:rPr>
            </w:pPr>
            <w:r w:rsidRPr="00D765A1">
              <w:rPr>
                <w:rFonts w:asciiTheme="majorHAnsi" w:hAnsiTheme="majorHAnsi" w:cstheme="majorHAnsi"/>
              </w:rPr>
              <w:t>Name</w:t>
            </w:r>
            <w:r w:rsidR="00844205" w:rsidRPr="00D765A1">
              <w:rPr>
                <w:rFonts w:asciiTheme="majorHAnsi" w:hAnsiTheme="majorHAnsi" w:cstheme="majorHAnsi"/>
              </w:rPr>
              <w:t xml:space="preserve"> of Applicant</w:t>
            </w:r>
          </w:p>
        </w:tc>
        <w:tc>
          <w:tcPr>
            <w:tcW w:w="5306" w:type="dxa"/>
          </w:tcPr>
          <w:p w14:paraId="5783AFD4" w14:textId="076369C2" w:rsidR="00AB7558" w:rsidRPr="00D765A1" w:rsidRDefault="00C56D37" w:rsidP="00D42F51">
            <w:pPr>
              <w:rPr>
                <w:rFonts w:asciiTheme="majorHAnsi" w:hAnsiTheme="majorHAnsi" w:cstheme="majorHAnsi"/>
              </w:rPr>
            </w:pPr>
            <w:r w:rsidRPr="00D765A1">
              <w:rPr>
                <w:rFonts w:asciiTheme="majorHAnsi" w:hAnsiTheme="majorHAnsi" w:cstheme="majorHAnsi"/>
              </w:rPr>
              <w:t>Alexander Gordon</w:t>
            </w:r>
          </w:p>
        </w:tc>
      </w:tr>
      <w:tr w:rsidR="00D765A1" w:rsidRPr="00D765A1" w14:paraId="064628C1" w14:textId="77777777" w:rsidTr="00D42F51">
        <w:tc>
          <w:tcPr>
            <w:tcW w:w="3936" w:type="dxa"/>
          </w:tcPr>
          <w:p w14:paraId="1BDE342B"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School</w:t>
            </w:r>
          </w:p>
        </w:tc>
        <w:tc>
          <w:tcPr>
            <w:tcW w:w="5306" w:type="dxa"/>
          </w:tcPr>
          <w:p w14:paraId="3684232C" w14:textId="734ABD20" w:rsidR="00AB7558" w:rsidRPr="00D765A1" w:rsidRDefault="004825D3" w:rsidP="00D42F51">
            <w:pPr>
              <w:rPr>
                <w:rFonts w:asciiTheme="majorHAnsi" w:hAnsiTheme="majorHAnsi" w:cstheme="majorHAnsi"/>
              </w:rPr>
            </w:pPr>
            <w:r w:rsidRPr="00D765A1">
              <w:rPr>
                <w:rFonts w:asciiTheme="majorHAnsi" w:hAnsiTheme="majorHAnsi" w:cstheme="majorHAnsi"/>
              </w:rPr>
              <w:t>School of Science and Engineering</w:t>
            </w:r>
            <w:r w:rsidR="00C56D37" w:rsidRPr="00D765A1">
              <w:rPr>
                <w:rFonts w:asciiTheme="majorHAnsi" w:hAnsiTheme="majorHAnsi" w:cstheme="majorHAnsi"/>
              </w:rPr>
              <w:t xml:space="preserve"> </w:t>
            </w:r>
          </w:p>
        </w:tc>
      </w:tr>
      <w:tr w:rsidR="00D765A1" w:rsidRPr="00D765A1" w14:paraId="70B07AE2" w14:textId="77777777" w:rsidTr="00D42F51">
        <w:tc>
          <w:tcPr>
            <w:tcW w:w="3936" w:type="dxa"/>
          </w:tcPr>
          <w:p w14:paraId="1BE5B15C" w14:textId="7CB51D24" w:rsidR="006038E7" w:rsidRPr="00D765A1" w:rsidRDefault="006038E7" w:rsidP="00D42F51">
            <w:pPr>
              <w:rPr>
                <w:rFonts w:asciiTheme="majorHAnsi" w:hAnsiTheme="majorHAnsi" w:cstheme="majorHAnsi"/>
              </w:rPr>
            </w:pPr>
            <w:r w:rsidRPr="00D765A1">
              <w:rPr>
                <w:rFonts w:asciiTheme="majorHAnsi" w:hAnsiTheme="majorHAnsi" w:cstheme="majorHAnsi"/>
              </w:rPr>
              <w:t>Division/Programme</w:t>
            </w:r>
          </w:p>
        </w:tc>
        <w:tc>
          <w:tcPr>
            <w:tcW w:w="5306" w:type="dxa"/>
          </w:tcPr>
          <w:p w14:paraId="55D1E7A5" w14:textId="29DDB618" w:rsidR="006038E7" w:rsidRPr="00D765A1" w:rsidRDefault="004825D3" w:rsidP="00D42F51">
            <w:pPr>
              <w:rPr>
                <w:rFonts w:asciiTheme="majorHAnsi" w:hAnsiTheme="majorHAnsi" w:cstheme="majorHAnsi"/>
              </w:rPr>
            </w:pPr>
            <w:r w:rsidRPr="00D765A1">
              <w:rPr>
                <w:rFonts w:asciiTheme="majorHAnsi" w:hAnsiTheme="majorHAnsi" w:cstheme="majorHAnsi"/>
              </w:rPr>
              <w:t>Computing</w:t>
            </w:r>
          </w:p>
        </w:tc>
      </w:tr>
      <w:tr w:rsidR="00D765A1" w:rsidRPr="00D765A1" w14:paraId="4C0D8F85" w14:textId="77777777" w:rsidTr="00D42F51">
        <w:tc>
          <w:tcPr>
            <w:tcW w:w="3936" w:type="dxa"/>
          </w:tcPr>
          <w:p w14:paraId="4C961874"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University e-mail Address</w:t>
            </w:r>
          </w:p>
        </w:tc>
        <w:tc>
          <w:tcPr>
            <w:tcW w:w="5306" w:type="dxa"/>
          </w:tcPr>
          <w:p w14:paraId="3534F7A7" w14:textId="421DFD32" w:rsidR="00AB7558" w:rsidRPr="00D765A1" w:rsidRDefault="00C56D37" w:rsidP="00D42F51">
            <w:pPr>
              <w:rPr>
                <w:rFonts w:asciiTheme="majorHAnsi" w:hAnsiTheme="majorHAnsi" w:cstheme="majorHAnsi"/>
              </w:rPr>
            </w:pPr>
            <w:r w:rsidRPr="00D765A1">
              <w:rPr>
                <w:rFonts w:asciiTheme="majorHAnsi" w:hAnsiTheme="majorHAnsi" w:cstheme="majorHAnsi"/>
              </w:rPr>
              <w:t>2502331@dundee.ac.uk</w:t>
            </w:r>
          </w:p>
        </w:tc>
      </w:tr>
      <w:tr w:rsidR="00D765A1" w:rsidRPr="00D765A1" w14:paraId="2862B4B3" w14:textId="77777777" w:rsidTr="00D42F51">
        <w:tc>
          <w:tcPr>
            <w:tcW w:w="3936" w:type="dxa"/>
          </w:tcPr>
          <w:p w14:paraId="3F47B097"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Title of Project</w:t>
            </w:r>
          </w:p>
        </w:tc>
        <w:tc>
          <w:tcPr>
            <w:tcW w:w="5306" w:type="dxa"/>
          </w:tcPr>
          <w:p w14:paraId="3C4E7170" w14:textId="5DF82B8A" w:rsidR="00F14086" w:rsidRPr="00D765A1" w:rsidRDefault="00AD12FA" w:rsidP="00B40FA7">
            <w:pPr>
              <w:rPr>
                <w:rFonts w:asciiTheme="majorHAnsi" w:hAnsiTheme="majorHAnsi" w:cstheme="majorHAnsi"/>
              </w:rPr>
            </w:pPr>
            <w:r w:rsidRPr="00D765A1">
              <w:rPr>
                <w:rFonts w:asciiTheme="majorHAnsi" w:hAnsiTheme="majorHAnsi" w:cstheme="majorHAnsi"/>
              </w:rPr>
              <w:t xml:space="preserve">Evaluating </w:t>
            </w:r>
            <w:r w:rsidR="00F2620E" w:rsidRPr="00D765A1">
              <w:rPr>
                <w:rFonts w:asciiTheme="majorHAnsi" w:hAnsiTheme="majorHAnsi" w:cstheme="majorHAnsi"/>
              </w:rPr>
              <w:t>Voting Application Design and Assessing Public Opinion on Biometric Data Storage</w:t>
            </w:r>
          </w:p>
        </w:tc>
      </w:tr>
      <w:tr w:rsidR="00D765A1" w:rsidRPr="00D765A1" w14:paraId="1D12BF61" w14:textId="77777777" w:rsidTr="00D42F51">
        <w:tc>
          <w:tcPr>
            <w:tcW w:w="3936" w:type="dxa"/>
          </w:tcPr>
          <w:p w14:paraId="6DBAF6CA" w14:textId="5FF7F43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Co-Investigators (with </w:t>
            </w:r>
            <w:r w:rsidR="00447349" w:rsidRPr="00D765A1">
              <w:rPr>
                <w:rFonts w:asciiTheme="majorHAnsi" w:hAnsiTheme="majorHAnsi" w:cstheme="majorHAnsi"/>
              </w:rPr>
              <w:t xml:space="preserve">internal School or external </w:t>
            </w:r>
            <w:r w:rsidRPr="00D765A1">
              <w:rPr>
                <w:rFonts w:asciiTheme="majorHAnsi" w:hAnsiTheme="majorHAnsi" w:cstheme="majorHAnsi"/>
              </w:rPr>
              <w:t>organisational affiliation)</w:t>
            </w:r>
          </w:p>
        </w:tc>
        <w:tc>
          <w:tcPr>
            <w:tcW w:w="5306" w:type="dxa"/>
          </w:tcPr>
          <w:p w14:paraId="389A9354" w14:textId="5951AA02" w:rsidR="004825D3" w:rsidRPr="00D765A1" w:rsidRDefault="00C56D37" w:rsidP="009F2311">
            <w:pPr>
              <w:rPr>
                <w:rFonts w:asciiTheme="majorHAnsi" w:hAnsiTheme="majorHAnsi" w:cstheme="majorHAnsi"/>
              </w:rPr>
            </w:pPr>
            <w:r w:rsidRPr="00D765A1">
              <w:rPr>
                <w:rFonts w:asciiTheme="majorHAnsi" w:hAnsiTheme="majorHAnsi" w:cstheme="majorHAnsi"/>
              </w:rPr>
              <w:t>Oluwafemi Samuel</w:t>
            </w:r>
          </w:p>
        </w:tc>
      </w:tr>
      <w:tr w:rsidR="00D765A1" w:rsidRPr="00D765A1" w14:paraId="44674791" w14:textId="77777777" w:rsidTr="00D42F51">
        <w:tc>
          <w:tcPr>
            <w:tcW w:w="3936" w:type="dxa"/>
          </w:tcPr>
          <w:p w14:paraId="7344B91D"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Projected Start Date</w:t>
            </w:r>
          </w:p>
        </w:tc>
        <w:tc>
          <w:tcPr>
            <w:tcW w:w="5306" w:type="dxa"/>
          </w:tcPr>
          <w:p w14:paraId="2E7E7550" w14:textId="0FC924E4" w:rsidR="00AB7558" w:rsidRPr="00D765A1" w:rsidRDefault="008F71ED" w:rsidP="00D42F51">
            <w:pPr>
              <w:rPr>
                <w:rFonts w:asciiTheme="majorHAnsi" w:hAnsiTheme="majorHAnsi" w:cstheme="majorHAnsi"/>
              </w:rPr>
            </w:pPr>
            <w:ins w:id="0" w:author="Alexander Gordon (Student)" w:date="2026-03-04T14:36:00Z" w16du:dateUtc="2026-03-04T14:36:00Z">
              <w:r>
                <w:rPr>
                  <w:rFonts w:asciiTheme="majorHAnsi" w:hAnsiTheme="majorHAnsi" w:cstheme="majorHAnsi"/>
                </w:rPr>
                <w:t>6</w:t>
              </w:r>
            </w:ins>
            <w:del w:id="1" w:author="Alexander Gordon (Student)" w:date="2026-03-04T14:36:00Z" w16du:dateUtc="2026-03-04T14:36:00Z">
              <w:r w:rsidR="004825D3" w:rsidRPr="00D765A1" w:rsidDel="008F71ED">
                <w:rPr>
                  <w:rFonts w:asciiTheme="majorHAnsi" w:hAnsiTheme="majorHAnsi" w:cstheme="majorHAnsi"/>
                </w:rPr>
                <w:delText>1</w:delText>
              </w:r>
            </w:del>
            <w:r w:rsidR="004825D3" w:rsidRPr="00D765A1">
              <w:rPr>
                <w:rFonts w:asciiTheme="majorHAnsi" w:hAnsiTheme="majorHAnsi" w:cstheme="majorHAnsi"/>
              </w:rPr>
              <w:t>st Ma</w:t>
            </w:r>
            <w:r w:rsidR="009F2311" w:rsidRPr="00D765A1">
              <w:rPr>
                <w:rFonts w:asciiTheme="majorHAnsi" w:hAnsiTheme="majorHAnsi" w:cstheme="majorHAnsi"/>
              </w:rPr>
              <w:t>rch</w:t>
            </w:r>
            <w:r w:rsidR="004825D3" w:rsidRPr="00D765A1">
              <w:rPr>
                <w:rFonts w:asciiTheme="majorHAnsi" w:hAnsiTheme="majorHAnsi" w:cstheme="majorHAnsi"/>
              </w:rPr>
              <w:t xml:space="preserve"> 2026</w:t>
            </w:r>
          </w:p>
        </w:tc>
      </w:tr>
      <w:tr w:rsidR="00D765A1" w:rsidRPr="00D765A1" w14:paraId="61471EE8" w14:textId="77777777" w:rsidTr="00D42F51">
        <w:tc>
          <w:tcPr>
            <w:tcW w:w="3936" w:type="dxa"/>
          </w:tcPr>
          <w:p w14:paraId="493166C8"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Estimated End Date</w:t>
            </w:r>
          </w:p>
        </w:tc>
        <w:tc>
          <w:tcPr>
            <w:tcW w:w="5306" w:type="dxa"/>
          </w:tcPr>
          <w:p w14:paraId="0740F016" w14:textId="3E282873" w:rsidR="00AB7558" w:rsidRPr="00D765A1" w:rsidRDefault="00970F47" w:rsidP="00D42F51">
            <w:pPr>
              <w:rPr>
                <w:rFonts w:asciiTheme="majorHAnsi" w:hAnsiTheme="majorHAnsi" w:cstheme="majorHAnsi"/>
              </w:rPr>
            </w:pPr>
            <w:r>
              <w:rPr>
                <w:rFonts w:asciiTheme="majorHAnsi" w:hAnsiTheme="majorHAnsi" w:cstheme="majorHAnsi"/>
              </w:rPr>
              <w:t>28</w:t>
            </w:r>
            <w:r w:rsidR="004825D3" w:rsidRPr="00D765A1">
              <w:rPr>
                <w:rFonts w:asciiTheme="majorHAnsi" w:hAnsiTheme="majorHAnsi" w:cstheme="majorHAnsi"/>
                <w:vertAlign w:val="superscript"/>
              </w:rPr>
              <w:t>th</w:t>
            </w:r>
            <w:r w:rsidR="004825D3" w:rsidRPr="00D765A1">
              <w:rPr>
                <w:rFonts w:asciiTheme="majorHAnsi" w:hAnsiTheme="majorHAnsi" w:cstheme="majorHAnsi"/>
              </w:rPr>
              <w:t xml:space="preserve"> </w:t>
            </w:r>
            <w:r>
              <w:rPr>
                <w:rFonts w:asciiTheme="majorHAnsi" w:hAnsiTheme="majorHAnsi" w:cstheme="majorHAnsi"/>
              </w:rPr>
              <w:t>February</w:t>
            </w:r>
            <w:r w:rsidR="004825D3" w:rsidRPr="00D765A1">
              <w:rPr>
                <w:rFonts w:asciiTheme="majorHAnsi" w:hAnsiTheme="majorHAnsi" w:cstheme="majorHAnsi"/>
              </w:rPr>
              <w:t xml:space="preserve"> 202</w:t>
            </w:r>
            <w:r w:rsidR="00E04664">
              <w:rPr>
                <w:rFonts w:asciiTheme="majorHAnsi" w:hAnsiTheme="majorHAnsi" w:cstheme="majorHAnsi"/>
              </w:rPr>
              <w:t>7</w:t>
            </w:r>
          </w:p>
        </w:tc>
      </w:tr>
      <w:tr w:rsidR="00D765A1" w:rsidRPr="00D765A1" w14:paraId="40ADAC22" w14:textId="77777777" w:rsidTr="00D42F51">
        <w:tc>
          <w:tcPr>
            <w:tcW w:w="3936" w:type="dxa"/>
          </w:tcPr>
          <w:p w14:paraId="00799CDA" w14:textId="29EF23BC" w:rsidR="00AB7558" w:rsidRPr="00D765A1" w:rsidRDefault="00786FFB" w:rsidP="00D42F51">
            <w:pPr>
              <w:rPr>
                <w:rFonts w:asciiTheme="majorHAnsi" w:hAnsiTheme="majorHAnsi" w:cstheme="majorHAnsi"/>
              </w:rPr>
            </w:pPr>
            <w:r w:rsidRPr="00D765A1">
              <w:rPr>
                <w:rFonts w:asciiTheme="majorHAnsi" w:hAnsiTheme="majorHAnsi" w:cstheme="majorHAnsi"/>
              </w:rPr>
              <w:t>Funder (if applicable)</w:t>
            </w:r>
          </w:p>
        </w:tc>
        <w:tc>
          <w:tcPr>
            <w:tcW w:w="5306" w:type="dxa"/>
          </w:tcPr>
          <w:p w14:paraId="54830041" w14:textId="5698C01E" w:rsidR="00AB7558" w:rsidRPr="00D765A1" w:rsidRDefault="004825D3" w:rsidP="00D42F51">
            <w:pPr>
              <w:rPr>
                <w:rFonts w:asciiTheme="majorHAnsi" w:hAnsiTheme="majorHAnsi" w:cstheme="majorHAnsi"/>
              </w:rPr>
            </w:pPr>
            <w:r w:rsidRPr="00D765A1">
              <w:rPr>
                <w:rFonts w:asciiTheme="majorHAnsi" w:hAnsiTheme="majorHAnsi" w:cstheme="majorHAnsi"/>
              </w:rPr>
              <w:t>N/A</w:t>
            </w:r>
          </w:p>
        </w:tc>
      </w:tr>
      <w:tr w:rsidR="00D765A1" w:rsidRPr="00D765A1" w14:paraId="18DCB65B" w14:textId="77777777" w:rsidTr="00D42F51">
        <w:tc>
          <w:tcPr>
            <w:tcW w:w="3936" w:type="dxa"/>
          </w:tcPr>
          <w:p w14:paraId="57FA7EE9" w14:textId="61B75684" w:rsidR="00DD257B" w:rsidRPr="00D765A1" w:rsidRDefault="00DD257B" w:rsidP="00D42F51">
            <w:pPr>
              <w:rPr>
                <w:rFonts w:asciiTheme="majorHAnsi" w:hAnsiTheme="majorHAnsi" w:cstheme="majorHAnsi"/>
              </w:rPr>
            </w:pPr>
            <w:r w:rsidRPr="00D765A1">
              <w:rPr>
                <w:rFonts w:asciiTheme="majorHAnsi" w:hAnsiTheme="majorHAnsi" w:cstheme="majorHAnsi"/>
              </w:rPr>
              <w:t>Version of Application (1, 2, 3…)*</w:t>
            </w:r>
          </w:p>
        </w:tc>
        <w:tc>
          <w:tcPr>
            <w:tcW w:w="5306" w:type="dxa"/>
          </w:tcPr>
          <w:p w14:paraId="3FE39520" w14:textId="3C77C5E6" w:rsidR="00DD257B" w:rsidRPr="00D765A1" w:rsidRDefault="00962BB6" w:rsidP="00D42F51">
            <w:pPr>
              <w:rPr>
                <w:rFonts w:asciiTheme="majorHAnsi" w:hAnsiTheme="majorHAnsi" w:cstheme="majorHAnsi"/>
              </w:rPr>
            </w:pPr>
            <w:r>
              <w:rPr>
                <w:rFonts w:asciiTheme="majorHAnsi" w:hAnsiTheme="majorHAnsi" w:cstheme="majorHAnsi"/>
              </w:rPr>
              <w:t>2</w:t>
            </w:r>
            <w:r w:rsidR="004825D3" w:rsidRPr="00D765A1">
              <w:rPr>
                <w:rFonts w:asciiTheme="majorHAnsi" w:hAnsiTheme="majorHAnsi" w:cstheme="majorHAnsi"/>
              </w:rPr>
              <w:t>.0</w:t>
            </w:r>
          </w:p>
        </w:tc>
      </w:tr>
    </w:tbl>
    <w:p w14:paraId="61B17695" w14:textId="45A0F3B3" w:rsidR="00AB7558" w:rsidRPr="00D765A1" w:rsidRDefault="00DD257B" w:rsidP="00AB7558">
      <w:pPr>
        <w:rPr>
          <w:rFonts w:asciiTheme="majorHAnsi" w:hAnsiTheme="majorHAnsi" w:cstheme="majorHAnsi"/>
        </w:rPr>
      </w:pPr>
      <w:r w:rsidRPr="00D765A1">
        <w:rPr>
          <w:rFonts w:asciiTheme="majorHAnsi" w:hAnsiTheme="majorHAnsi" w:cstheme="majorHAnsi"/>
        </w:rPr>
        <w:t>* After revision, please update the version number before re-submission.</w:t>
      </w:r>
    </w:p>
    <w:tbl>
      <w:tblPr>
        <w:tblStyle w:val="TableGrid"/>
        <w:tblW w:w="0" w:type="auto"/>
        <w:tblLook w:val="04A0" w:firstRow="1" w:lastRow="0" w:firstColumn="1" w:lastColumn="0" w:noHBand="0" w:noVBand="1"/>
      </w:tblPr>
      <w:tblGrid>
        <w:gridCol w:w="3866"/>
        <w:gridCol w:w="5150"/>
      </w:tblGrid>
      <w:tr w:rsidR="00D765A1" w:rsidRPr="00D765A1" w14:paraId="72DB9219" w14:textId="77777777" w:rsidTr="008D210E">
        <w:tc>
          <w:tcPr>
            <w:tcW w:w="3866" w:type="dxa"/>
          </w:tcPr>
          <w:p w14:paraId="28DF95E1" w14:textId="77777777" w:rsidR="008D210E" w:rsidRPr="00D765A1" w:rsidRDefault="008D210E" w:rsidP="00D42F51">
            <w:pPr>
              <w:rPr>
                <w:rFonts w:asciiTheme="majorHAnsi" w:hAnsiTheme="majorHAnsi" w:cstheme="majorHAnsi"/>
                <w:b/>
              </w:rPr>
            </w:pPr>
            <w:r w:rsidRPr="00D765A1">
              <w:rPr>
                <w:rFonts w:asciiTheme="majorHAnsi" w:hAnsiTheme="majorHAnsi" w:cstheme="majorHAnsi"/>
                <w:b/>
              </w:rPr>
              <w:t>Students Only</w:t>
            </w:r>
          </w:p>
        </w:tc>
        <w:tc>
          <w:tcPr>
            <w:tcW w:w="5150" w:type="dxa"/>
          </w:tcPr>
          <w:p w14:paraId="701F10FC" w14:textId="7E80A8FB" w:rsidR="008D210E" w:rsidRPr="00D765A1" w:rsidRDefault="008D210E" w:rsidP="00D42F51">
            <w:pPr>
              <w:rPr>
                <w:rFonts w:asciiTheme="majorHAnsi" w:hAnsiTheme="majorHAnsi" w:cstheme="majorHAnsi"/>
                <w:b/>
              </w:rPr>
            </w:pPr>
          </w:p>
        </w:tc>
      </w:tr>
      <w:tr w:rsidR="00D765A1" w:rsidRPr="00D765A1" w14:paraId="0CDF83BB" w14:textId="77777777" w:rsidTr="0077006C">
        <w:tc>
          <w:tcPr>
            <w:tcW w:w="3866" w:type="dxa"/>
          </w:tcPr>
          <w:p w14:paraId="6C80C157" w14:textId="68658777" w:rsidR="00AB7558" w:rsidRPr="00D765A1" w:rsidRDefault="0077006C" w:rsidP="00D42F51">
            <w:pPr>
              <w:rPr>
                <w:rFonts w:asciiTheme="majorHAnsi" w:hAnsiTheme="majorHAnsi" w:cstheme="majorHAnsi"/>
              </w:rPr>
            </w:pPr>
            <w:r w:rsidRPr="00D765A1">
              <w:rPr>
                <w:rFonts w:asciiTheme="majorHAnsi" w:hAnsiTheme="majorHAnsi" w:cstheme="majorHAnsi"/>
              </w:rPr>
              <w:t>Level of Study (Undergraduate (UG); Taught Postgraduate (TPG); Research Postgraduate (RPG)</w:t>
            </w:r>
          </w:p>
        </w:tc>
        <w:tc>
          <w:tcPr>
            <w:tcW w:w="5150" w:type="dxa"/>
          </w:tcPr>
          <w:p w14:paraId="228614FA" w14:textId="592A4705" w:rsidR="00AB7558" w:rsidRPr="00D765A1" w:rsidRDefault="00E77B88" w:rsidP="00D42F51">
            <w:pPr>
              <w:rPr>
                <w:rFonts w:asciiTheme="majorHAnsi" w:hAnsiTheme="majorHAnsi" w:cstheme="majorHAnsi"/>
              </w:rPr>
            </w:pPr>
            <w:r w:rsidRPr="00D765A1">
              <w:rPr>
                <w:rFonts w:asciiTheme="majorHAnsi" w:hAnsiTheme="majorHAnsi" w:cstheme="majorHAnsi"/>
              </w:rPr>
              <w:t>Undergraduate</w:t>
            </w:r>
          </w:p>
        </w:tc>
      </w:tr>
      <w:tr w:rsidR="00D765A1" w:rsidRPr="00D765A1" w14:paraId="4C9B5D26" w14:textId="77777777" w:rsidTr="0077006C">
        <w:tc>
          <w:tcPr>
            <w:tcW w:w="3866" w:type="dxa"/>
          </w:tcPr>
          <w:p w14:paraId="75CD464B" w14:textId="42EB6ABF" w:rsidR="00AB7558" w:rsidRPr="00D765A1" w:rsidRDefault="0077006C" w:rsidP="00D42F51">
            <w:pPr>
              <w:rPr>
                <w:rFonts w:asciiTheme="majorHAnsi" w:hAnsiTheme="majorHAnsi" w:cstheme="majorHAnsi"/>
              </w:rPr>
            </w:pPr>
            <w:r w:rsidRPr="00D765A1">
              <w:rPr>
                <w:rFonts w:asciiTheme="majorHAnsi" w:hAnsiTheme="majorHAnsi" w:cstheme="majorHAnsi"/>
              </w:rPr>
              <w:t>Name of University of Dundee Supervisor</w:t>
            </w:r>
          </w:p>
        </w:tc>
        <w:tc>
          <w:tcPr>
            <w:tcW w:w="5150" w:type="dxa"/>
          </w:tcPr>
          <w:p w14:paraId="5F0E8F46" w14:textId="7FBAE717" w:rsidR="00AB7558" w:rsidRPr="00D765A1" w:rsidRDefault="00C56D37" w:rsidP="00D42F51">
            <w:pPr>
              <w:rPr>
                <w:rFonts w:asciiTheme="majorHAnsi" w:hAnsiTheme="majorHAnsi" w:cstheme="majorHAnsi"/>
              </w:rPr>
            </w:pPr>
            <w:r w:rsidRPr="00D765A1">
              <w:rPr>
                <w:rFonts w:asciiTheme="majorHAnsi" w:hAnsiTheme="majorHAnsi" w:cstheme="majorHAnsi"/>
              </w:rPr>
              <w:t>Oluwafemi Samuel</w:t>
            </w:r>
          </w:p>
        </w:tc>
      </w:tr>
    </w:tbl>
    <w:p w14:paraId="132CCE21" w14:textId="030566F0" w:rsidR="0077006C" w:rsidRPr="00D765A1" w:rsidRDefault="0077006C" w:rsidP="00AD14E6">
      <w:pPr>
        <w:spacing w:after="0"/>
        <w:rPr>
          <w:rFonts w:asciiTheme="majorHAnsi" w:hAnsiTheme="majorHAnsi" w:cstheme="majorHAnsi"/>
          <w:b/>
        </w:rPr>
      </w:pPr>
      <w:r w:rsidRPr="00D765A1">
        <w:rPr>
          <w:rFonts w:asciiTheme="majorHAnsi" w:hAnsiTheme="majorHAnsi" w:cstheme="majorHAnsi"/>
          <w:b/>
        </w:rPr>
        <w:t>Note: Students must copy in their supervisor when submitting the application for review.</w:t>
      </w:r>
    </w:p>
    <w:p w14:paraId="4BC5257C" w14:textId="77777777" w:rsidR="00AD14E6" w:rsidRPr="00D765A1" w:rsidRDefault="00AD14E6" w:rsidP="00AB7558">
      <w:pPr>
        <w:rPr>
          <w:rFonts w:asciiTheme="majorHAnsi" w:hAnsiTheme="majorHAnsi" w:cstheme="majorHAnsi"/>
          <w:b/>
        </w:rPr>
      </w:pPr>
    </w:p>
    <w:p w14:paraId="59398A1E" w14:textId="77777777" w:rsidR="00AB7558" w:rsidRPr="00D765A1" w:rsidRDefault="00AB7558" w:rsidP="00AB7558">
      <w:pPr>
        <w:rPr>
          <w:rFonts w:asciiTheme="majorHAnsi" w:hAnsiTheme="majorHAnsi" w:cstheme="majorHAnsi"/>
        </w:rPr>
      </w:pPr>
      <w:r w:rsidRPr="00D765A1">
        <w:rPr>
          <w:rFonts w:asciiTheme="majorHAnsi" w:hAnsiTheme="majorHAnsi" w:cstheme="majorHAnsi"/>
          <w:b/>
          <w:sz w:val="28"/>
          <w:szCs w:val="28"/>
        </w:rPr>
        <w:t>1. Project Information</w:t>
      </w:r>
    </w:p>
    <w:tbl>
      <w:tblPr>
        <w:tblStyle w:val="TableGrid"/>
        <w:tblW w:w="0" w:type="auto"/>
        <w:tblLook w:val="04A0" w:firstRow="1" w:lastRow="0" w:firstColumn="1" w:lastColumn="0" w:noHBand="0" w:noVBand="1"/>
      </w:tblPr>
      <w:tblGrid>
        <w:gridCol w:w="9016"/>
      </w:tblGrid>
      <w:tr w:rsidR="00D765A1" w:rsidRPr="00D765A1" w14:paraId="19D5014D" w14:textId="77777777" w:rsidTr="00D42F51">
        <w:tc>
          <w:tcPr>
            <w:tcW w:w="9242" w:type="dxa"/>
          </w:tcPr>
          <w:p w14:paraId="0F7494F7" w14:textId="274ACFAC" w:rsidR="00AB7558" w:rsidRPr="00D765A1" w:rsidRDefault="00642608" w:rsidP="00D42F51">
            <w:pPr>
              <w:rPr>
                <w:rFonts w:asciiTheme="majorHAnsi" w:hAnsiTheme="majorHAnsi" w:cstheme="majorHAnsi"/>
              </w:rPr>
            </w:pPr>
            <w:r w:rsidRPr="00D765A1">
              <w:rPr>
                <w:rFonts w:asciiTheme="majorHAnsi" w:hAnsiTheme="majorHAnsi" w:cstheme="majorHAnsi"/>
              </w:rPr>
              <w:t xml:space="preserve">1a. </w:t>
            </w:r>
            <w:r w:rsidR="00AB7558" w:rsidRPr="00D765A1">
              <w:rPr>
                <w:rFonts w:asciiTheme="majorHAnsi" w:hAnsiTheme="majorHAnsi" w:cstheme="majorHAnsi"/>
              </w:rPr>
              <w:t>Please provide</w:t>
            </w:r>
            <w:r w:rsidRPr="00D765A1">
              <w:rPr>
                <w:rFonts w:asciiTheme="majorHAnsi" w:hAnsiTheme="majorHAnsi" w:cstheme="majorHAnsi"/>
              </w:rPr>
              <w:t xml:space="preserve">, with reference to the relevant literature, </w:t>
            </w:r>
            <w:r w:rsidR="00AB7558" w:rsidRPr="00D765A1">
              <w:rPr>
                <w:rFonts w:asciiTheme="majorHAnsi" w:hAnsiTheme="majorHAnsi" w:cstheme="majorHAnsi"/>
              </w:rPr>
              <w:t>an overview o</w:t>
            </w:r>
            <w:r w:rsidRPr="00D765A1">
              <w:rPr>
                <w:rFonts w:asciiTheme="majorHAnsi" w:hAnsiTheme="majorHAnsi" w:cstheme="majorHAnsi"/>
              </w:rPr>
              <w:t>f</w:t>
            </w:r>
            <w:r w:rsidR="00AB7558" w:rsidRPr="00D765A1">
              <w:rPr>
                <w:rFonts w:asciiTheme="majorHAnsi" w:hAnsiTheme="majorHAnsi" w:cstheme="majorHAnsi"/>
              </w:rPr>
              <w:t xml:space="preserve"> the research project providing a </w:t>
            </w:r>
            <w:r w:rsidR="00AB7558" w:rsidRPr="00D765A1">
              <w:rPr>
                <w:rFonts w:asciiTheme="majorHAnsi" w:hAnsiTheme="majorHAnsi" w:cstheme="majorHAnsi"/>
                <w:u w:val="single"/>
              </w:rPr>
              <w:t>short</w:t>
            </w:r>
            <w:r w:rsidR="00AB7558" w:rsidRPr="00D765A1">
              <w:rPr>
                <w:rFonts w:asciiTheme="majorHAnsi" w:hAnsiTheme="majorHAnsi" w:cstheme="majorHAnsi"/>
              </w:rPr>
              <w:t xml:space="preserve"> explanation </w:t>
            </w:r>
            <w:r w:rsidR="00F2753B" w:rsidRPr="00D765A1">
              <w:rPr>
                <w:rFonts w:asciiTheme="majorHAnsi" w:hAnsiTheme="majorHAnsi" w:cstheme="majorHAnsi"/>
              </w:rPr>
              <w:t xml:space="preserve">maximum 400 words) </w:t>
            </w:r>
            <w:r w:rsidR="00AB7558" w:rsidRPr="00D765A1">
              <w:rPr>
                <w:rFonts w:asciiTheme="majorHAnsi" w:hAnsiTheme="majorHAnsi" w:cstheme="majorHAnsi"/>
              </w:rPr>
              <w:t xml:space="preserve">of the </w:t>
            </w:r>
            <w:r w:rsidR="00F2753B" w:rsidRPr="00D765A1">
              <w:rPr>
                <w:rFonts w:asciiTheme="majorHAnsi" w:hAnsiTheme="majorHAnsi" w:cstheme="majorHAnsi"/>
              </w:rPr>
              <w:t xml:space="preserve">research questions </w:t>
            </w:r>
            <w:r w:rsidR="00AB7558" w:rsidRPr="00D765A1">
              <w:rPr>
                <w:rFonts w:asciiTheme="majorHAnsi" w:hAnsiTheme="majorHAnsi" w:cstheme="majorHAnsi"/>
              </w:rPr>
              <w:t xml:space="preserve">the project will address and why </w:t>
            </w:r>
            <w:r w:rsidR="00F2753B" w:rsidRPr="00D765A1">
              <w:rPr>
                <w:rFonts w:asciiTheme="majorHAnsi" w:hAnsiTheme="majorHAnsi" w:cstheme="majorHAnsi"/>
              </w:rPr>
              <w:t>the study is justified</w:t>
            </w:r>
            <w:r w:rsidR="00AB7558" w:rsidRPr="00D765A1">
              <w:rPr>
                <w:rFonts w:asciiTheme="majorHAnsi" w:hAnsiTheme="majorHAnsi" w:cstheme="majorHAnsi"/>
              </w:rPr>
              <w:t xml:space="preserve">. </w:t>
            </w:r>
          </w:p>
          <w:p w14:paraId="4B568EA7" w14:textId="7F720F7A" w:rsidR="00F14086" w:rsidRPr="00D765A1" w:rsidRDefault="00F14086" w:rsidP="00F14086">
            <w:pPr>
              <w:pStyle w:val="NormalWeb"/>
              <w:spacing w:after="0" w:afterAutospacing="0"/>
              <w:rPr>
                <w:rFonts w:asciiTheme="majorHAnsi" w:hAnsiTheme="majorHAnsi" w:cstheme="majorHAnsi"/>
                <w:sz w:val="22"/>
                <w:szCs w:val="22"/>
              </w:rPr>
            </w:pPr>
            <w:r w:rsidRPr="00D765A1">
              <w:rPr>
                <w:rFonts w:asciiTheme="majorHAnsi" w:hAnsiTheme="majorHAnsi" w:cstheme="majorHAnsi"/>
                <w:sz w:val="22"/>
                <w:szCs w:val="22"/>
              </w:rPr>
              <w:t>This project addresses three key issues within the UK electoral system, including voter impersonation, ballot tampering, and slow vote counting [</w:t>
            </w:r>
            <w:r w:rsidR="002C469A" w:rsidRPr="00D765A1">
              <w:rPr>
                <w:rFonts w:asciiTheme="majorHAnsi" w:hAnsiTheme="majorHAnsi" w:cstheme="majorHAnsi"/>
                <w:sz w:val="22"/>
                <w:szCs w:val="22"/>
              </w:rPr>
              <w:t>2</w:t>
            </w:r>
            <w:r w:rsidRPr="00D765A1">
              <w:rPr>
                <w:rFonts w:asciiTheme="majorHAnsi" w:hAnsiTheme="majorHAnsi" w:cstheme="majorHAnsi"/>
                <w:sz w:val="22"/>
                <w:szCs w:val="22"/>
              </w:rPr>
              <w:t>] [1]. The UK continues to rely heavily on paper ballots and manual counting, a voting system that has changed very little since 1888 [</w:t>
            </w:r>
            <w:r w:rsidR="002C469A" w:rsidRPr="00D765A1">
              <w:rPr>
                <w:rFonts w:asciiTheme="majorHAnsi" w:hAnsiTheme="majorHAnsi" w:cstheme="majorHAnsi"/>
                <w:sz w:val="22"/>
                <w:szCs w:val="22"/>
              </w:rPr>
              <w:t>3</w:t>
            </w:r>
            <w:r w:rsidRPr="00D765A1">
              <w:rPr>
                <w:rFonts w:asciiTheme="majorHAnsi" w:hAnsiTheme="majorHAnsi" w:cstheme="majorHAnsi"/>
                <w:sz w:val="22"/>
                <w:szCs w:val="22"/>
              </w:rPr>
              <w:t xml:space="preserve">]. While confirmed cases of postal vote impersonation are reported to be very low, with under 1000 being convicted between 2008 to 2013, the current system makes impersonation difficult to detect or prove [1]. This is due to voters typically being identified only by name, address and </w:t>
            </w:r>
            <w:r w:rsidRPr="00D765A1">
              <w:rPr>
                <w:rFonts w:asciiTheme="majorHAnsi" w:hAnsiTheme="majorHAnsi" w:cstheme="majorHAnsi"/>
                <w:sz w:val="22"/>
                <w:szCs w:val="22"/>
              </w:rPr>
              <w:lastRenderedPageBreak/>
              <w:t>signature [1]. Ballot tampering is also a concern due to the physical handling of paper ballots, particularly during transportation and counting [1]. Although safeguards exist, reliance on human handling introduces the possibility of error or misconduct [1]. Additionally, manual counting of millions of ballots is time consuming, with recounts in close elections further delaying results, increasing costs and creating uncertainty that can lead to challenges to electoral integrity [</w:t>
            </w:r>
            <w:r w:rsidR="002C469A" w:rsidRPr="00D765A1">
              <w:rPr>
                <w:rFonts w:asciiTheme="majorHAnsi" w:hAnsiTheme="majorHAnsi" w:cstheme="majorHAnsi"/>
                <w:sz w:val="22"/>
                <w:szCs w:val="22"/>
              </w:rPr>
              <w:t>2</w:t>
            </w:r>
            <w:r w:rsidRPr="00D765A1">
              <w:rPr>
                <w:rFonts w:asciiTheme="majorHAnsi" w:hAnsiTheme="majorHAnsi" w:cstheme="majorHAnsi"/>
                <w:sz w:val="22"/>
                <w:szCs w:val="22"/>
              </w:rPr>
              <w:t>].</w:t>
            </w:r>
          </w:p>
          <w:p w14:paraId="3C5A304F" w14:textId="7BF4EB90" w:rsidR="00D9713D" w:rsidRPr="00D765A1" w:rsidRDefault="002D6DD4" w:rsidP="00D9713D">
            <w:pPr>
              <w:pStyle w:val="NormalWeb"/>
              <w:spacing w:after="240" w:afterAutospacing="0"/>
              <w:rPr>
                <w:rFonts w:asciiTheme="majorHAnsi" w:hAnsiTheme="majorHAnsi" w:cstheme="majorHAnsi"/>
                <w:sz w:val="22"/>
                <w:szCs w:val="22"/>
              </w:rPr>
            </w:pPr>
            <w:r w:rsidRPr="00D765A1">
              <w:rPr>
                <w:rFonts w:asciiTheme="majorHAnsi" w:hAnsiTheme="majorHAnsi" w:cstheme="majorHAnsi"/>
                <w:sz w:val="22"/>
                <w:szCs w:val="22"/>
              </w:rPr>
              <w:t xml:space="preserve">This study aims to develop a voting application which confirms voter identity through biometric fingerprint scanning. This application would be accessible via personal computers or laptops for use by polling stations during elections. </w:t>
            </w:r>
            <w:r w:rsidR="00646F0D" w:rsidRPr="00D765A1">
              <w:rPr>
                <w:rFonts w:asciiTheme="majorHAnsi" w:hAnsiTheme="majorHAnsi" w:cstheme="majorHAnsi"/>
                <w:sz w:val="22"/>
                <w:szCs w:val="22"/>
              </w:rPr>
              <w:t xml:space="preserve">The </w:t>
            </w:r>
            <w:r w:rsidR="00561A3D" w:rsidRPr="00D765A1">
              <w:rPr>
                <w:rFonts w:asciiTheme="majorHAnsi" w:hAnsiTheme="majorHAnsi" w:cstheme="majorHAnsi"/>
                <w:sz w:val="22"/>
                <w:szCs w:val="22"/>
              </w:rPr>
              <w:t>user-centred</w:t>
            </w:r>
            <w:r w:rsidR="00646F0D" w:rsidRPr="00D765A1">
              <w:rPr>
                <w:rFonts w:asciiTheme="majorHAnsi" w:hAnsiTheme="majorHAnsi" w:cstheme="majorHAnsi"/>
                <w:sz w:val="22"/>
                <w:szCs w:val="22"/>
              </w:rPr>
              <w:t xml:space="preserve"> activity will focus on recording the participants</w:t>
            </w:r>
            <w:r w:rsidR="005451EA" w:rsidRPr="00D765A1">
              <w:rPr>
                <w:rFonts w:asciiTheme="majorHAnsi" w:hAnsiTheme="majorHAnsi" w:cstheme="majorHAnsi"/>
                <w:sz w:val="22"/>
                <w:szCs w:val="22"/>
              </w:rPr>
              <w:t>’</w:t>
            </w:r>
            <w:r w:rsidR="00646F0D" w:rsidRPr="00D765A1">
              <w:rPr>
                <w:rFonts w:asciiTheme="majorHAnsi" w:hAnsiTheme="majorHAnsi" w:cstheme="majorHAnsi"/>
                <w:sz w:val="22"/>
                <w:szCs w:val="22"/>
              </w:rPr>
              <w:t xml:space="preserve"> </w:t>
            </w:r>
            <w:r w:rsidR="00561A3D" w:rsidRPr="00D765A1">
              <w:rPr>
                <w:rFonts w:asciiTheme="majorHAnsi" w:hAnsiTheme="majorHAnsi" w:cstheme="majorHAnsi"/>
                <w:sz w:val="22"/>
                <w:szCs w:val="22"/>
              </w:rPr>
              <w:t>opinions</w:t>
            </w:r>
            <w:r w:rsidR="00646F0D" w:rsidRPr="00D765A1">
              <w:rPr>
                <w:rFonts w:asciiTheme="majorHAnsi" w:hAnsiTheme="majorHAnsi" w:cstheme="majorHAnsi"/>
                <w:sz w:val="22"/>
                <w:szCs w:val="22"/>
              </w:rPr>
              <w:t xml:space="preserve"> on the applications</w:t>
            </w:r>
            <w:r w:rsidR="00561A3D" w:rsidRPr="00D765A1">
              <w:rPr>
                <w:rFonts w:asciiTheme="majorHAnsi" w:hAnsiTheme="majorHAnsi" w:cstheme="majorHAnsi"/>
                <w:sz w:val="22"/>
                <w:szCs w:val="22"/>
              </w:rPr>
              <w:t>’</w:t>
            </w:r>
            <w:r w:rsidR="00646F0D" w:rsidRPr="00D765A1">
              <w:rPr>
                <w:rFonts w:asciiTheme="majorHAnsi" w:hAnsiTheme="majorHAnsi" w:cstheme="majorHAnsi"/>
                <w:sz w:val="22"/>
                <w:szCs w:val="22"/>
              </w:rPr>
              <w:t xml:space="preserve"> usability and how their data is stored. This will be achieved using</w:t>
            </w:r>
            <w:r w:rsidR="00603E3B" w:rsidRPr="00D765A1">
              <w:rPr>
                <w:rFonts w:asciiTheme="majorHAnsi" w:hAnsiTheme="majorHAnsi" w:cstheme="majorHAnsi"/>
                <w:sz w:val="22"/>
                <w:szCs w:val="22"/>
              </w:rPr>
              <w:t xml:space="preserve"> the</w:t>
            </w:r>
            <w:r w:rsidR="00646F0D" w:rsidRPr="00D765A1">
              <w:rPr>
                <w:rFonts w:asciiTheme="majorHAnsi" w:hAnsiTheme="majorHAnsi" w:cstheme="majorHAnsi"/>
                <w:sz w:val="22"/>
                <w:szCs w:val="22"/>
              </w:rPr>
              <w:t xml:space="preserve"> story board which will show the user how the application is going to look and flow. The participant </w:t>
            </w:r>
            <w:r w:rsidR="00AD12FA" w:rsidRPr="00D765A1">
              <w:rPr>
                <w:rFonts w:asciiTheme="majorHAnsi" w:hAnsiTheme="majorHAnsi" w:cstheme="majorHAnsi"/>
                <w:sz w:val="22"/>
                <w:szCs w:val="22"/>
              </w:rPr>
              <w:t xml:space="preserve">will then </w:t>
            </w:r>
            <w:r w:rsidR="00646F0D" w:rsidRPr="00D765A1">
              <w:rPr>
                <w:rFonts w:asciiTheme="majorHAnsi" w:hAnsiTheme="majorHAnsi" w:cstheme="majorHAnsi"/>
                <w:sz w:val="22"/>
                <w:szCs w:val="22"/>
              </w:rPr>
              <w:t xml:space="preserve">navigate through the story board </w:t>
            </w:r>
            <w:r w:rsidR="00D9713D" w:rsidRPr="00D765A1">
              <w:rPr>
                <w:rFonts w:asciiTheme="majorHAnsi" w:hAnsiTheme="majorHAnsi" w:cstheme="majorHAnsi"/>
                <w:sz w:val="22"/>
                <w:szCs w:val="22"/>
              </w:rPr>
              <w:t>and</w:t>
            </w:r>
            <w:r w:rsidR="00646F0D" w:rsidRPr="00D765A1">
              <w:rPr>
                <w:rFonts w:asciiTheme="majorHAnsi" w:hAnsiTheme="majorHAnsi" w:cstheme="majorHAnsi"/>
                <w:sz w:val="22"/>
                <w:szCs w:val="22"/>
              </w:rPr>
              <w:t xml:space="preserve"> complete a questionnaire.</w:t>
            </w:r>
            <w:r w:rsidR="00D9713D" w:rsidRPr="00D765A1">
              <w:rPr>
                <w:rFonts w:asciiTheme="majorHAnsi" w:hAnsiTheme="majorHAnsi" w:cstheme="majorHAnsi"/>
                <w:sz w:val="22"/>
                <w:szCs w:val="22"/>
              </w:rPr>
              <w:t xml:space="preserve"> Questions will relate to the application and its usability, as well as participants</w:t>
            </w:r>
            <w:r w:rsidR="00990CBC" w:rsidRPr="00D765A1">
              <w:rPr>
                <w:rFonts w:asciiTheme="majorHAnsi" w:hAnsiTheme="majorHAnsi" w:cstheme="majorHAnsi"/>
                <w:sz w:val="22"/>
                <w:szCs w:val="22"/>
              </w:rPr>
              <w:t>’</w:t>
            </w:r>
            <w:r w:rsidR="00D9713D" w:rsidRPr="00D765A1">
              <w:rPr>
                <w:rFonts w:asciiTheme="majorHAnsi" w:hAnsiTheme="majorHAnsi" w:cstheme="majorHAnsi"/>
                <w:sz w:val="22"/>
                <w:szCs w:val="22"/>
              </w:rPr>
              <w:t xml:space="preserve"> opinion on biometric data storage. </w:t>
            </w:r>
            <w:r w:rsidR="0074728C" w:rsidRPr="00D765A1">
              <w:rPr>
                <w:rFonts w:asciiTheme="majorHAnsi" w:hAnsiTheme="majorHAnsi" w:cstheme="majorHAnsi"/>
                <w:sz w:val="22"/>
                <w:szCs w:val="22"/>
              </w:rPr>
              <w:t>After implementation of the application has been completed</w:t>
            </w:r>
            <w:r w:rsidR="00D9713D" w:rsidRPr="00D765A1">
              <w:rPr>
                <w:rFonts w:asciiTheme="majorHAnsi" w:hAnsiTheme="majorHAnsi" w:cstheme="majorHAnsi"/>
                <w:sz w:val="22"/>
                <w:szCs w:val="22"/>
              </w:rPr>
              <w:t xml:space="preserve"> interviews will be repeated using the finalised application as opposed to the paper storyboard. The same questionnaire will be used to gather data from the post-implementation interviews. </w:t>
            </w:r>
          </w:p>
          <w:p w14:paraId="02AD4DE1" w14:textId="6D8E9AA6" w:rsidR="00AD12FA" w:rsidRPr="00D765A1" w:rsidRDefault="00AD12FA" w:rsidP="002C469A">
            <w:pPr>
              <w:spacing w:after="0" w:line="240" w:lineRule="auto"/>
              <w:rPr>
                <w:rFonts w:asciiTheme="majorHAnsi" w:hAnsiTheme="majorHAnsi" w:cstheme="majorHAnsi"/>
              </w:rPr>
            </w:pPr>
            <w:r w:rsidRPr="00D765A1">
              <w:rPr>
                <w:rFonts w:asciiTheme="majorHAnsi" w:hAnsiTheme="majorHAnsi" w:cstheme="majorHAnsi"/>
              </w:rPr>
              <w:t xml:space="preserve">Gathering volunteer participants is necessary to gain an outside perspective on the design and usability of the </w:t>
            </w:r>
            <w:r w:rsidR="00C966B3" w:rsidRPr="00D765A1">
              <w:rPr>
                <w:rFonts w:asciiTheme="majorHAnsi" w:hAnsiTheme="majorHAnsi" w:cstheme="majorHAnsi"/>
              </w:rPr>
              <w:t>application and</w:t>
            </w:r>
            <w:r w:rsidRPr="00D765A1">
              <w:rPr>
                <w:rFonts w:asciiTheme="majorHAnsi" w:hAnsiTheme="majorHAnsi" w:cstheme="majorHAnsi"/>
              </w:rPr>
              <w:t xml:space="preserve"> is the most effective way to gather information on the intuitive use of the programme. </w:t>
            </w:r>
            <w:r w:rsidR="00B64339" w:rsidRPr="00D765A1">
              <w:rPr>
                <w:rFonts w:asciiTheme="majorHAnsi" w:hAnsiTheme="majorHAnsi" w:cstheme="majorHAnsi"/>
              </w:rPr>
              <w:t xml:space="preserve"> Biometric data used in the research of the electronic voting system will be sourced from publicly available datasets. Requiring no gathering of biometric data from participants of the study. </w:t>
            </w:r>
          </w:p>
          <w:p w14:paraId="5AC1C60E" w14:textId="77777777" w:rsidR="00AD12FA" w:rsidRPr="00D765A1" w:rsidRDefault="00AD12FA" w:rsidP="002C469A">
            <w:pPr>
              <w:spacing w:after="0" w:line="240" w:lineRule="auto"/>
              <w:rPr>
                <w:rFonts w:asciiTheme="majorHAnsi" w:hAnsiTheme="majorHAnsi" w:cstheme="majorHAnsi"/>
              </w:rPr>
            </w:pPr>
          </w:p>
          <w:p w14:paraId="2AB3938E" w14:textId="4D915048" w:rsidR="002C469A" w:rsidRPr="00D765A1" w:rsidRDefault="002C469A" w:rsidP="002C469A">
            <w:pPr>
              <w:spacing w:after="0" w:line="240" w:lineRule="auto"/>
              <w:rPr>
                <w:rFonts w:asciiTheme="majorHAnsi" w:hAnsiTheme="majorHAnsi" w:cstheme="majorHAnsi"/>
                <w:b/>
                <w:bCs/>
              </w:rPr>
            </w:pPr>
            <w:r w:rsidRPr="00D765A1">
              <w:rPr>
                <w:rFonts w:asciiTheme="majorHAnsi" w:hAnsiTheme="majorHAnsi" w:cstheme="majorHAnsi"/>
                <w:b/>
                <w:bCs/>
              </w:rPr>
              <w:t>References</w:t>
            </w:r>
          </w:p>
          <w:p w14:paraId="048F8171" w14:textId="77777777" w:rsidR="002C469A" w:rsidRPr="00D765A1" w:rsidRDefault="002C469A" w:rsidP="002C469A">
            <w:pPr>
              <w:spacing w:after="0" w:line="240" w:lineRule="auto"/>
              <w:rPr>
                <w:rFonts w:asciiTheme="majorHAnsi" w:hAnsiTheme="majorHAnsi" w:cstheme="majorHAnsi"/>
              </w:rPr>
            </w:pPr>
            <w:r w:rsidRPr="00D765A1">
              <w:rPr>
                <w:rFonts w:asciiTheme="majorHAnsi" w:hAnsiTheme="majorHAnsi" w:cstheme="majorHAnsi"/>
              </w:rPr>
              <w:t xml:space="preserve">[1] E. Hill, M. Sobolewska, S. Wilks-Heeg, and M. Borkowska, “Explaining electoral fraud in an advanced democracy: Fraud vulnerabilities, opportunities and facilitating mechanisms in British elections,” </w:t>
            </w:r>
            <w:r w:rsidRPr="00D765A1">
              <w:rPr>
                <w:rFonts w:asciiTheme="majorHAnsi" w:hAnsiTheme="majorHAnsi" w:cstheme="majorHAnsi"/>
                <w:i/>
                <w:iCs/>
              </w:rPr>
              <w:t>The British Journal of Politics and International Relations</w:t>
            </w:r>
            <w:r w:rsidRPr="00D765A1">
              <w:rPr>
                <w:rFonts w:asciiTheme="majorHAnsi" w:hAnsiTheme="majorHAnsi" w:cstheme="majorHAnsi"/>
              </w:rPr>
              <w:t xml:space="preserve">, vol. 19, no. 4, pp. 772–789, Jun. 2017, doi: </w:t>
            </w:r>
            <w:hyperlink r:id="rId11" w:history="1">
              <w:r w:rsidRPr="00D765A1">
                <w:rPr>
                  <w:rStyle w:val="Hyperlink"/>
                  <w:rFonts w:asciiTheme="majorHAnsi" w:hAnsiTheme="majorHAnsi" w:cstheme="majorHAnsi"/>
                  <w:color w:val="auto"/>
                </w:rPr>
                <w:t>https://doi.org/10.1177/1369148117715222</w:t>
              </w:r>
            </w:hyperlink>
            <w:r w:rsidRPr="00D765A1">
              <w:rPr>
                <w:rFonts w:asciiTheme="majorHAnsi" w:hAnsiTheme="majorHAnsi" w:cstheme="majorHAnsi"/>
              </w:rPr>
              <w:t>.</w:t>
            </w:r>
          </w:p>
          <w:p w14:paraId="24597134" w14:textId="7BBFF09D" w:rsidR="002C469A" w:rsidRPr="00D765A1" w:rsidRDefault="002C469A" w:rsidP="002C469A">
            <w:pPr>
              <w:spacing w:after="0" w:line="240" w:lineRule="auto"/>
              <w:rPr>
                <w:rFonts w:asciiTheme="majorHAnsi" w:hAnsiTheme="majorHAnsi" w:cstheme="majorHAnsi"/>
              </w:rPr>
            </w:pPr>
            <w:r w:rsidRPr="00D765A1">
              <w:rPr>
                <w:rFonts w:asciiTheme="majorHAnsi" w:hAnsiTheme="majorHAnsi" w:cstheme="majorHAnsi"/>
              </w:rPr>
              <w:t xml:space="preserve">[2] N. Johnston, </w:t>
            </w:r>
            <w:r w:rsidRPr="00D765A1">
              <w:rPr>
                <w:rFonts w:asciiTheme="majorHAnsi" w:hAnsiTheme="majorHAnsi" w:cstheme="majorHAnsi"/>
                <w:i/>
                <w:iCs/>
              </w:rPr>
              <w:t>EU referendum – the count</w:t>
            </w:r>
            <w:r w:rsidRPr="00D765A1">
              <w:rPr>
                <w:rFonts w:asciiTheme="majorHAnsi" w:hAnsiTheme="majorHAnsi" w:cstheme="majorHAnsi"/>
              </w:rPr>
              <w:t>, Briefing Paper no. 7588, House of Commons Library, London, UK, May 12, 2016.</w:t>
            </w:r>
          </w:p>
          <w:p w14:paraId="7E56839A" w14:textId="191E7D08" w:rsidR="002C469A" w:rsidRPr="00D765A1" w:rsidRDefault="002C469A" w:rsidP="002C469A">
            <w:pPr>
              <w:spacing w:after="0" w:line="240" w:lineRule="auto"/>
              <w:rPr>
                <w:rFonts w:asciiTheme="majorHAnsi" w:hAnsiTheme="majorHAnsi" w:cstheme="majorHAnsi"/>
              </w:rPr>
            </w:pPr>
            <w:r w:rsidRPr="00D765A1">
              <w:rPr>
                <w:rFonts w:asciiTheme="majorHAnsi" w:hAnsiTheme="majorHAnsi" w:cstheme="majorHAnsi"/>
              </w:rPr>
              <w:t xml:space="preserve">[3] P. Norris, "Will New Technology Boost Turnout? Evaluating Experiments in UK Local Elections," in </w:t>
            </w:r>
            <w:r w:rsidRPr="00D765A1">
              <w:rPr>
                <w:rFonts w:asciiTheme="majorHAnsi" w:hAnsiTheme="majorHAnsi" w:cstheme="majorHAnsi"/>
                <w:i/>
                <w:iCs/>
              </w:rPr>
              <w:t>Electronic Voting and Democracy: A Comparative Analysis</w:t>
            </w:r>
            <w:r w:rsidRPr="00D765A1">
              <w:rPr>
                <w:rFonts w:asciiTheme="majorHAnsi" w:hAnsiTheme="majorHAnsi" w:cstheme="majorHAnsi"/>
              </w:rPr>
              <w:t>, N. Kersting and H. Baldersheim, Eds. London, UK: Palgrave Macmillan, 2004, pp. 193–225.</w:t>
            </w:r>
          </w:p>
          <w:p w14:paraId="0090313B" w14:textId="77777777" w:rsidR="002C469A" w:rsidRPr="00D765A1" w:rsidRDefault="002C469A" w:rsidP="002C469A">
            <w:pPr>
              <w:spacing w:after="0" w:line="240" w:lineRule="auto"/>
              <w:rPr>
                <w:rFonts w:asciiTheme="majorHAnsi" w:hAnsiTheme="majorHAnsi" w:cstheme="majorHAnsi"/>
              </w:rPr>
            </w:pPr>
          </w:p>
          <w:p w14:paraId="7BAA271A" w14:textId="76B1281C" w:rsidR="004B6323" w:rsidRPr="00D765A1" w:rsidRDefault="00A65C62" w:rsidP="006F0E11">
            <w:pPr>
              <w:rPr>
                <w:rFonts w:asciiTheme="majorHAnsi" w:hAnsiTheme="majorHAnsi" w:cstheme="majorHAnsi"/>
              </w:rPr>
            </w:pPr>
            <w:r w:rsidRPr="00D765A1">
              <w:rPr>
                <w:rFonts w:asciiTheme="majorHAnsi" w:hAnsiTheme="majorHAnsi" w:cstheme="majorHAnsi"/>
                <w:b/>
                <w:bCs/>
              </w:rPr>
              <w:t>Research question</w:t>
            </w:r>
            <w:r w:rsidRPr="00D765A1">
              <w:rPr>
                <w:rFonts w:asciiTheme="majorHAnsi" w:hAnsiTheme="majorHAnsi" w:cstheme="majorHAnsi"/>
              </w:rPr>
              <w:t xml:space="preserve"> </w:t>
            </w:r>
            <w:r w:rsidRPr="00D765A1">
              <w:rPr>
                <w:rFonts w:asciiTheme="majorHAnsi" w:hAnsiTheme="majorHAnsi" w:cstheme="majorHAnsi"/>
              </w:rPr>
              <w:br/>
            </w:r>
            <w:r w:rsidR="004B6323" w:rsidRPr="00D765A1">
              <w:rPr>
                <w:rFonts w:asciiTheme="majorHAnsi" w:hAnsiTheme="majorHAnsi" w:cstheme="majorHAnsi"/>
              </w:rPr>
              <w:t>How effectively can fingerprint-based biometric authentication and encrypted database architecture improve the security and integrity of an electronic voting system for eligible UK voters aged 18–65?</w:t>
            </w:r>
          </w:p>
          <w:p w14:paraId="1BACB2AC" w14:textId="4A60D23D" w:rsidR="00E77B88" w:rsidRPr="00D765A1" w:rsidRDefault="004B6323" w:rsidP="00E77B88">
            <w:pPr>
              <w:rPr>
                <w:rFonts w:asciiTheme="majorHAnsi" w:hAnsiTheme="majorHAnsi" w:cstheme="majorHAnsi"/>
                <w:iCs/>
              </w:rPr>
            </w:pPr>
            <w:r w:rsidRPr="00D765A1">
              <w:rPr>
                <w:rFonts w:asciiTheme="majorHAnsi" w:hAnsiTheme="majorHAnsi" w:cstheme="majorHAnsi"/>
              </w:rPr>
              <w:t>Oluwafemi</w:t>
            </w:r>
            <w:r w:rsidRPr="00D765A1">
              <w:rPr>
                <w:rFonts w:asciiTheme="majorHAnsi" w:hAnsiTheme="majorHAnsi" w:cstheme="majorHAnsi"/>
                <w:b/>
                <w:bCs/>
              </w:rPr>
              <w:t xml:space="preserve"> </w:t>
            </w:r>
            <w:r w:rsidRPr="00D765A1">
              <w:rPr>
                <w:rFonts w:asciiTheme="majorHAnsi" w:hAnsiTheme="majorHAnsi" w:cstheme="majorHAnsi"/>
              </w:rPr>
              <w:t>Samuel</w:t>
            </w:r>
            <w:r w:rsidR="00E77B88" w:rsidRPr="00D765A1">
              <w:rPr>
                <w:rFonts w:asciiTheme="majorHAnsi" w:hAnsiTheme="majorHAnsi" w:cstheme="majorHAnsi"/>
                <w:iCs/>
              </w:rPr>
              <w:t>, Chief Investigator, is a Lecturer/Senior Lecturer/Professor in Computing at the University of Dundee who will supervise the work being conducted.</w:t>
            </w:r>
          </w:p>
          <w:p w14:paraId="2B73F043" w14:textId="6B8318FF" w:rsidR="00AB7558" w:rsidRPr="00D765A1" w:rsidRDefault="004B6323" w:rsidP="00D42F51">
            <w:pPr>
              <w:rPr>
                <w:rFonts w:asciiTheme="majorHAnsi" w:hAnsiTheme="majorHAnsi" w:cstheme="majorHAnsi"/>
                <w:iCs/>
              </w:rPr>
            </w:pPr>
            <w:r w:rsidRPr="00D765A1">
              <w:rPr>
                <w:rFonts w:asciiTheme="majorHAnsi" w:hAnsiTheme="majorHAnsi" w:cstheme="majorHAnsi"/>
                <w:iCs/>
              </w:rPr>
              <w:t>Alexander Gordon</w:t>
            </w:r>
            <w:r w:rsidR="00E77B88" w:rsidRPr="00D765A1">
              <w:rPr>
                <w:rFonts w:asciiTheme="majorHAnsi" w:hAnsiTheme="majorHAnsi" w:cstheme="majorHAnsi"/>
                <w:iCs/>
              </w:rPr>
              <w:t>, Principal Investigator, is a 4th year Computing student carrying their final project under the supervision of the CI.</w:t>
            </w:r>
          </w:p>
        </w:tc>
      </w:tr>
      <w:tr w:rsidR="00D765A1" w:rsidRPr="00D765A1" w14:paraId="59E59D66" w14:textId="77777777" w:rsidTr="00D42F51">
        <w:tc>
          <w:tcPr>
            <w:tcW w:w="9242" w:type="dxa"/>
          </w:tcPr>
          <w:p w14:paraId="255D4E35" w14:textId="572C1600" w:rsidR="00AB7558" w:rsidRPr="00D765A1" w:rsidRDefault="00642608" w:rsidP="004B6323">
            <w:pPr>
              <w:tabs>
                <w:tab w:val="left" w:pos="5146"/>
              </w:tabs>
              <w:rPr>
                <w:rFonts w:asciiTheme="majorHAnsi" w:hAnsiTheme="majorHAnsi" w:cstheme="majorHAnsi"/>
              </w:rPr>
            </w:pPr>
            <w:r w:rsidRPr="00D765A1">
              <w:rPr>
                <w:rFonts w:asciiTheme="majorHAnsi" w:hAnsiTheme="majorHAnsi" w:cstheme="majorHAnsi"/>
              </w:rPr>
              <w:lastRenderedPageBreak/>
              <w:t>1b.</w:t>
            </w:r>
            <w:r w:rsidR="00994C22" w:rsidRPr="00D765A1">
              <w:rPr>
                <w:rFonts w:asciiTheme="majorHAnsi" w:hAnsiTheme="majorHAnsi" w:cstheme="majorHAnsi"/>
              </w:rPr>
              <w:t xml:space="preserve"> </w:t>
            </w:r>
            <w:r w:rsidR="00AB7558" w:rsidRPr="00D765A1">
              <w:rPr>
                <w:rFonts w:asciiTheme="majorHAnsi" w:hAnsiTheme="majorHAnsi" w:cstheme="majorHAnsi"/>
              </w:rPr>
              <w:t>What are the aims and objectives of the project?</w:t>
            </w:r>
            <w:r w:rsidR="004B6323" w:rsidRPr="00D765A1">
              <w:rPr>
                <w:rFonts w:asciiTheme="majorHAnsi" w:hAnsiTheme="majorHAnsi" w:cstheme="majorHAnsi"/>
              </w:rPr>
              <w:tab/>
            </w:r>
          </w:p>
          <w:p w14:paraId="6301E04A" w14:textId="77777777" w:rsidR="004B6323" w:rsidRPr="00D765A1" w:rsidRDefault="004B6323" w:rsidP="004B6323">
            <w:pPr>
              <w:pStyle w:val="NormalWeb"/>
              <w:spacing w:after="0" w:afterAutospacing="0"/>
              <w:rPr>
                <w:rFonts w:asciiTheme="majorHAnsi" w:hAnsiTheme="majorHAnsi" w:cstheme="majorHAnsi"/>
                <w:sz w:val="22"/>
                <w:szCs w:val="22"/>
              </w:rPr>
            </w:pPr>
            <w:r w:rsidRPr="00D765A1">
              <w:rPr>
                <w:rFonts w:asciiTheme="majorHAnsi" w:hAnsiTheme="majorHAnsi" w:cstheme="majorHAnsi"/>
                <w:sz w:val="22"/>
                <w:szCs w:val="22"/>
              </w:rPr>
              <w:t xml:space="preserve">The aim of this project is to explore and design an electronic voting system that strengthens voter authentication through biometric verification. It also aims to protect user information using </w:t>
            </w:r>
            <w:r w:rsidRPr="00D765A1">
              <w:rPr>
                <w:rFonts w:asciiTheme="majorHAnsi" w:hAnsiTheme="majorHAnsi" w:cstheme="majorHAnsi"/>
                <w:sz w:val="22"/>
                <w:szCs w:val="22"/>
              </w:rPr>
              <w:lastRenderedPageBreak/>
              <w:t xml:space="preserve">encryption. This will address the issues of ballot tampering and the voter impersonation while eliminating delays in ballot counting. </w:t>
            </w:r>
          </w:p>
          <w:p w14:paraId="5A06628E"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evaluate and select a biometric authentication technology that balances cost-effectiveness with accuracy, ensuring a False Acceptance Rate (FAR) below 0.1% to minimise voter impersonation risks.</w:t>
            </w:r>
          </w:p>
          <w:p w14:paraId="41FFD31A"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design and implement a secure database architecture using deterministic searchable indexing and multi-layered encryption (symmetric and deterministic) that protects voter data from unauthorized access while maintaining system functionality.</w:t>
            </w:r>
          </w:p>
          <w:p w14:paraId="0E526D68"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develop a biometric voter authentication mechanism that prevents duplicate voting by recording successful authentications in an encrypted, tamper-resistant audit trail.</w:t>
            </w:r>
          </w:p>
          <w:p w14:paraId="0B3BE3E9"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implement secure data transmission protocols using TLS and certificate pinning between the voting application, biometric devices, and database servers to prevent man-in-the-middle attacks and data interception.</w:t>
            </w:r>
          </w:p>
          <w:p w14:paraId="55091E8B" w14:textId="713C9950" w:rsidR="006706BF" w:rsidRPr="00D765A1" w:rsidRDefault="006706BF" w:rsidP="00A50951">
            <w:pPr>
              <w:rPr>
                <w:rFonts w:asciiTheme="majorHAnsi" w:hAnsiTheme="majorHAnsi" w:cstheme="majorHAnsi"/>
              </w:rPr>
            </w:pPr>
          </w:p>
        </w:tc>
      </w:tr>
      <w:tr w:rsidR="00D765A1" w:rsidRPr="00D765A1" w14:paraId="4B36CE8F" w14:textId="77777777" w:rsidTr="00D42F51">
        <w:tc>
          <w:tcPr>
            <w:tcW w:w="9242" w:type="dxa"/>
          </w:tcPr>
          <w:p w14:paraId="495099B6" w14:textId="055CA7A5" w:rsidR="00366B26" w:rsidRPr="00D765A1" w:rsidRDefault="00642608" w:rsidP="003213E0">
            <w:pPr>
              <w:rPr>
                <w:rFonts w:asciiTheme="majorHAnsi" w:hAnsiTheme="majorHAnsi" w:cstheme="majorHAnsi"/>
              </w:rPr>
            </w:pPr>
            <w:r w:rsidRPr="00D765A1">
              <w:rPr>
                <w:rFonts w:asciiTheme="majorHAnsi" w:hAnsiTheme="majorHAnsi" w:cstheme="majorHAnsi"/>
              </w:rPr>
              <w:lastRenderedPageBreak/>
              <w:t xml:space="preserve">1c. </w:t>
            </w:r>
            <w:r w:rsidR="00AB7558" w:rsidRPr="00D765A1">
              <w:rPr>
                <w:rFonts w:asciiTheme="majorHAnsi" w:hAnsiTheme="majorHAnsi" w:cstheme="majorHAnsi"/>
              </w:rPr>
              <w:t xml:space="preserve">Please describe the design of your study and the research methods including information about any tasks or measuring instruments (validated or otherwise) that you will be using. </w:t>
            </w:r>
            <w:r w:rsidR="00AB7558" w:rsidRPr="00D765A1">
              <w:rPr>
                <w:rFonts w:asciiTheme="majorHAnsi" w:hAnsiTheme="majorHAnsi" w:cstheme="majorHAnsi"/>
                <w:i/>
              </w:rPr>
              <w:t>If you are using non-validated instruments (e.g., surveys or questionnaires</w:t>
            </w:r>
            <w:r w:rsidR="00AE0186" w:rsidRPr="00D765A1">
              <w:rPr>
                <w:rStyle w:val="FootnoteReference"/>
                <w:rFonts w:asciiTheme="majorHAnsi" w:hAnsiTheme="majorHAnsi" w:cstheme="majorHAnsi"/>
                <w:i/>
              </w:rPr>
              <w:footnoteReference w:id="1"/>
            </w:r>
            <w:r w:rsidR="00AB7558" w:rsidRPr="00D765A1">
              <w:rPr>
                <w:rFonts w:asciiTheme="majorHAnsi" w:hAnsiTheme="majorHAnsi" w:cstheme="majorHAnsi"/>
                <w:i/>
              </w:rPr>
              <w:t xml:space="preserve"> you have designed, interview questions, observation protocols for ethnographic work or topic lists for unstructured data collection) please attach a copy to this ethics application.</w:t>
            </w:r>
            <w:r w:rsidR="00AB7558" w:rsidRPr="00D765A1">
              <w:rPr>
                <w:rFonts w:asciiTheme="majorHAnsi" w:hAnsiTheme="majorHAnsi" w:cstheme="majorHAnsi"/>
              </w:rPr>
              <w:t xml:space="preserve"> </w:t>
            </w:r>
          </w:p>
          <w:p w14:paraId="4653FFC9" w14:textId="1E1C8DE7" w:rsidR="00366B26" w:rsidRPr="00D765A1" w:rsidRDefault="004A282B" w:rsidP="002C469A">
            <w:pPr>
              <w:rPr>
                <w:rFonts w:asciiTheme="majorHAnsi" w:hAnsiTheme="majorHAnsi" w:cstheme="majorHAnsi"/>
              </w:rPr>
            </w:pPr>
            <w:r w:rsidRPr="00D765A1">
              <w:rPr>
                <w:rFonts w:asciiTheme="majorHAnsi" w:hAnsiTheme="majorHAnsi" w:cstheme="majorHAnsi"/>
              </w:rPr>
              <w:t>Research with human participants is being conducted to determine the intuitive nature of the applications desi</w:t>
            </w:r>
            <w:r w:rsidR="00366B26" w:rsidRPr="00D765A1">
              <w:rPr>
                <w:rFonts w:asciiTheme="majorHAnsi" w:hAnsiTheme="majorHAnsi" w:cstheme="majorHAnsi"/>
              </w:rPr>
              <w:t>gn and the opinion of biometric data being stored by a government. The participants are representative of the target user group</w:t>
            </w:r>
            <w:r w:rsidR="00F71628" w:rsidRPr="00D765A1">
              <w:rPr>
                <w:rFonts w:asciiTheme="majorHAnsi" w:hAnsiTheme="majorHAnsi" w:cstheme="majorHAnsi"/>
              </w:rPr>
              <w:t xml:space="preserve"> of computing students and staff aged 18 and above. </w:t>
            </w:r>
          </w:p>
          <w:p w14:paraId="207220D0" w14:textId="6249ABD1" w:rsidR="004B29FC" w:rsidRPr="00D765A1" w:rsidRDefault="00E55539" w:rsidP="002C469A">
            <w:pPr>
              <w:rPr>
                <w:rFonts w:asciiTheme="majorHAnsi" w:hAnsiTheme="majorHAnsi" w:cstheme="majorHAnsi"/>
              </w:rPr>
            </w:pPr>
            <w:r w:rsidRPr="00D765A1">
              <w:rPr>
                <w:rFonts w:asciiTheme="majorHAnsi" w:hAnsiTheme="majorHAnsi" w:cstheme="majorHAnsi"/>
              </w:rPr>
              <w:t>The study will use a story board and a questionnaire</w:t>
            </w:r>
            <w:r w:rsidR="00F71628" w:rsidRPr="00D765A1">
              <w:rPr>
                <w:rFonts w:asciiTheme="majorHAnsi" w:hAnsiTheme="majorHAnsi" w:cstheme="majorHAnsi"/>
              </w:rPr>
              <w:t xml:space="preserve"> (see </w:t>
            </w:r>
            <w:r w:rsidR="00C966B3" w:rsidRPr="00D765A1">
              <w:rPr>
                <w:rFonts w:asciiTheme="majorHAnsi" w:hAnsiTheme="majorHAnsi" w:cstheme="majorHAnsi"/>
              </w:rPr>
              <w:t>document titled “Tasks and Questionnaire”</w:t>
            </w:r>
            <w:r w:rsidR="00773158" w:rsidRPr="00D765A1">
              <w:rPr>
                <w:rFonts w:asciiTheme="majorHAnsi" w:hAnsiTheme="majorHAnsi" w:cstheme="majorHAnsi"/>
              </w:rPr>
              <w:t xml:space="preserve"> and zip file titled “Storyboard”</w:t>
            </w:r>
            <w:r w:rsidR="00F71628" w:rsidRPr="00D765A1">
              <w:rPr>
                <w:rFonts w:asciiTheme="majorHAnsi" w:hAnsiTheme="majorHAnsi" w:cstheme="majorHAnsi"/>
              </w:rPr>
              <w:t>)</w:t>
            </w:r>
            <w:r w:rsidR="00C966B3" w:rsidRPr="00D765A1">
              <w:rPr>
                <w:rFonts w:asciiTheme="majorHAnsi" w:hAnsiTheme="majorHAnsi" w:cstheme="majorHAnsi"/>
              </w:rPr>
              <w:t>. Development will consist of two main stages, one prior to implementation of the application and one upon completion</w:t>
            </w:r>
            <w:r w:rsidRPr="00D765A1">
              <w:rPr>
                <w:rFonts w:asciiTheme="majorHAnsi" w:hAnsiTheme="majorHAnsi" w:cstheme="majorHAnsi"/>
              </w:rPr>
              <w:t>. First, a participant will review a paper story board that details the screens a voter</w:t>
            </w:r>
            <w:r w:rsidR="00366B26" w:rsidRPr="00D765A1">
              <w:rPr>
                <w:rFonts w:asciiTheme="majorHAnsi" w:hAnsiTheme="majorHAnsi" w:cstheme="majorHAnsi"/>
              </w:rPr>
              <w:t>/official</w:t>
            </w:r>
            <w:r w:rsidRPr="00D765A1">
              <w:rPr>
                <w:rFonts w:asciiTheme="majorHAnsi" w:hAnsiTheme="majorHAnsi" w:cstheme="majorHAnsi"/>
              </w:rPr>
              <w:t xml:space="preserve"> will see. The</w:t>
            </w:r>
            <w:r w:rsidR="00C966B3" w:rsidRPr="00D765A1">
              <w:rPr>
                <w:rFonts w:asciiTheme="majorHAnsi" w:hAnsiTheme="majorHAnsi" w:cstheme="majorHAnsi"/>
              </w:rPr>
              <w:t xml:space="preserve"> participant</w:t>
            </w:r>
            <w:r w:rsidRPr="00D765A1">
              <w:rPr>
                <w:rFonts w:asciiTheme="majorHAnsi" w:hAnsiTheme="majorHAnsi" w:cstheme="majorHAnsi"/>
              </w:rPr>
              <w:t xml:space="preserve"> will be given tasks to be complete</w:t>
            </w:r>
            <w:r w:rsidR="00F71628" w:rsidRPr="00D765A1">
              <w:rPr>
                <w:rFonts w:asciiTheme="majorHAnsi" w:hAnsiTheme="majorHAnsi" w:cstheme="majorHAnsi"/>
              </w:rPr>
              <w:t>d</w:t>
            </w:r>
            <w:r w:rsidR="00112647" w:rsidRPr="00D765A1">
              <w:rPr>
                <w:rFonts w:asciiTheme="majorHAnsi" w:hAnsiTheme="majorHAnsi" w:cstheme="majorHAnsi"/>
              </w:rPr>
              <w:t xml:space="preserve"> while using the storyboard. After completing the story board participants will complete an electronic questionnaire on Microsoft Forms. This will gather feedback on the usability and clarity of the application </w:t>
            </w:r>
            <w:r w:rsidR="00A73FB4" w:rsidRPr="00D765A1">
              <w:rPr>
                <w:rFonts w:asciiTheme="majorHAnsi" w:hAnsiTheme="majorHAnsi" w:cstheme="majorHAnsi"/>
              </w:rPr>
              <w:t xml:space="preserve">while also gathering </w:t>
            </w:r>
            <w:r w:rsidR="00C966B3" w:rsidRPr="00D765A1">
              <w:rPr>
                <w:rFonts w:asciiTheme="majorHAnsi" w:hAnsiTheme="majorHAnsi" w:cstheme="majorHAnsi"/>
              </w:rPr>
              <w:t>opinions</w:t>
            </w:r>
            <w:r w:rsidR="00A73FB4" w:rsidRPr="00D765A1">
              <w:rPr>
                <w:rFonts w:asciiTheme="majorHAnsi" w:hAnsiTheme="majorHAnsi" w:cstheme="majorHAnsi"/>
              </w:rPr>
              <w:t xml:space="preserve"> on storing personal information like biometric data. </w:t>
            </w:r>
            <w:r w:rsidR="00F71628" w:rsidRPr="00D765A1">
              <w:rPr>
                <w:rFonts w:asciiTheme="majorHAnsi" w:hAnsiTheme="majorHAnsi" w:cstheme="majorHAnsi"/>
              </w:rPr>
              <w:t xml:space="preserve">Interviews will be performed in person, presenting the user with a physical </w:t>
            </w:r>
            <w:r w:rsidR="006B6200" w:rsidRPr="00D765A1">
              <w:rPr>
                <w:rFonts w:asciiTheme="majorHAnsi" w:hAnsiTheme="majorHAnsi" w:cstheme="majorHAnsi"/>
              </w:rPr>
              <w:t>printout</w:t>
            </w:r>
            <w:r w:rsidR="00F71628" w:rsidRPr="00D765A1">
              <w:rPr>
                <w:rFonts w:asciiTheme="majorHAnsi" w:hAnsiTheme="majorHAnsi" w:cstheme="majorHAnsi"/>
              </w:rPr>
              <w:t xml:space="preserve"> of the storyboard and then with a computer to answer the questionnaire. At the end of development this interview structure will be repeated using the finished application as opposed to the paper storyboard. The same questionnaire will be used to maintain consistency throughout the study. </w:t>
            </w:r>
          </w:p>
          <w:p w14:paraId="49F84CEC" w14:textId="170FD3EB" w:rsidR="00A73FB4" w:rsidRPr="00D765A1" w:rsidRDefault="00366B26" w:rsidP="003213E0">
            <w:pPr>
              <w:rPr>
                <w:rFonts w:asciiTheme="majorHAnsi" w:hAnsiTheme="majorHAnsi" w:cstheme="majorHAnsi"/>
              </w:rPr>
            </w:pPr>
            <w:r w:rsidRPr="00D765A1">
              <w:rPr>
                <w:rFonts w:asciiTheme="majorHAnsi" w:hAnsiTheme="majorHAnsi" w:cstheme="majorHAnsi"/>
              </w:rPr>
              <w:t xml:space="preserve">Meetings will be held in the </w:t>
            </w:r>
            <w:r w:rsidR="00F71628" w:rsidRPr="00D765A1">
              <w:rPr>
                <w:rFonts w:asciiTheme="majorHAnsi" w:hAnsiTheme="majorHAnsi" w:cstheme="majorHAnsi"/>
              </w:rPr>
              <w:t xml:space="preserve">Queen Mother Building (QMB) at the </w:t>
            </w:r>
            <w:r w:rsidR="00970F47">
              <w:rPr>
                <w:rFonts w:asciiTheme="majorHAnsi" w:hAnsiTheme="majorHAnsi" w:cstheme="majorHAnsi"/>
              </w:rPr>
              <w:t xml:space="preserve">stored </w:t>
            </w:r>
            <w:r w:rsidR="00F71628" w:rsidRPr="00D765A1">
              <w:rPr>
                <w:rFonts w:asciiTheme="majorHAnsi" w:hAnsiTheme="majorHAnsi" w:cstheme="majorHAnsi"/>
              </w:rPr>
              <w:t xml:space="preserve"> </w:t>
            </w:r>
            <w:r w:rsidRPr="00D765A1">
              <w:rPr>
                <w:rFonts w:asciiTheme="majorHAnsi" w:hAnsiTheme="majorHAnsi" w:cstheme="majorHAnsi"/>
              </w:rPr>
              <w:t xml:space="preserve">in the privacy of a meeting room. </w:t>
            </w:r>
            <w:r w:rsidR="00990394" w:rsidRPr="00D765A1">
              <w:rPr>
                <w:rFonts w:asciiTheme="majorHAnsi" w:hAnsiTheme="majorHAnsi" w:cstheme="majorHAnsi"/>
              </w:rPr>
              <w:t>Considerations will be made for the privacy and confidentiality of participants where required</w:t>
            </w:r>
            <w:r w:rsidR="00F71628" w:rsidRPr="00D765A1">
              <w:rPr>
                <w:rFonts w:asciiTheme="majorHAnsi" w:eastAsia="Times New Roman" w:hAnsiTheme="majorHAnsi" w:cstheme="majorHAnsi"/>
                <w:sz w:val="18"/>
                <w:szCs w:val="18"/>
                <w:lang w:eastAsia="en-GB"/>
              </w:rPr>
              <w:t xml:space="preserve"> </w:t>
            </w:r>
            <w:r w:rsidR="00F71628" w:rsidRPr="00D765A1">
              <w:rPr>
                <w:rFonts w:asciiTheme="majorHAnsi" w:hAnsiTheme="majorHAnsi" w:cstheme="majorHAnsi"/>
                <w:lang w:eastAsia="en-GB"/>
              </w:rPr>
              <w:t>s</w:t>
            </w:r>
            <w:r w:rsidR="00F71628" w:rsidRPr="00D765A1">
              <w:rPr>
                <w:rFonts w:asciiTheme="majorHAnsi" w:hAnsiTheme="majorHAnsi" w:cstheme="majorHAnsi"/>
              </w:rPr>
              <w:t xml:space="preserve">uch as </w:t>
            </w:r>
            <w:r w:rsidR="00990394" w:rsidRPr="00D765A1">
              <w:rPr>
                <w:rFonts w:asciiTheme="majorHAnsi" w:hAnsiTheme="majorHAnsi" w:cstheme="majorHAnsi"/>
              </w:rPr>
              <w:t>use of a private meeting room, ensuring any corridor</w:t>
            </w:r>
            <w:r w:rsidR="00F71628" w:rsidRPr="00D765A1">
              <w:rPr>
                <w:rFonts w:asciiTheme="majorHAnsi" w:hAnsiTheme="majorHAnsi" w:cstheme="majorHAnsi"/>
              </w:rPr>
              <w:t xml:space="preserve"> </w:t>
            </w:r>
            <w:r w:rsidR="00990394" w:rsidRPr="00D765A1">
              <w:rPr>
                <w:rFonts w:asciiTheme="majorHAnsi" w:hAnsiTheme="majorHAnsi" w:cstheme="majorHAnsi"/>
              </w:rPr>
              <w:t xml:space="preserve">facing blinds in the room are closed, ensuring that sessions with different participants are scheduled with a sufficient </w:t>
            </w:r>
            <w:r w:rsidR="00990394" w:rsidRPr="00D765A1">
              <w:rPr>
                <w:rFonts w:asciiTheme="majorHAnsi" w:hAnsiTheme="majorHAnsi" w:cstheme="majorHAnsi"/>
              </w:rPr>
              <w:lastRenderedPageBreak/>
              <w:t xml:space="preserve">gap of time between them so that </w:t>
            </w:r>
            <w:r w:rsidR="00096249" w:rsidRPr="00D765A1">
              <w:rPr>
                <w:rFonts w:asciiTheme="majorHAnsi" w:hAnsiTheme="majorHAnsi" w:cstheme="majorHAnsi"/>
              </w:rPr>
              <w:t xml:space="preserve">participants will not </w:t>
            </w:r>
            <w:r w:rsidR="00990394" w:rsidRPr="00D765A1">
              <w:rPr>
                <w:rFonts w:asciiTheme="majorHAnsi" w:hAnsiTheme="majorHAnsi" w:cstheme="majorHAnsi"/>
              </w:rPr>
              <w:t>cross each other’s paths inadvertently when leaving and entering rooms</w:t>
            </w:r>
          </w:p>
          <w:p w14:paraId="47A824C9" w14:textId="16209B61" w:rsidR="000B6B98" w:rsidRPr="00D765A1" w:rsidRDefault="000B6B98" w:rsidP="003213E0">
            <w:pPr>
              <w:rPr>
                <w:rFonts w:asciiTheme="majorHAnsi" w:hAnsiTheme="majorHAnsi" w:cstheme="majorHAnsi"/>
              </w:rPr>
            </w:pPr>
            <w:r w:rsidRPr="00D765A1">
              <w:rPr>
                <w:rFonts w:asciiTheme="majorHAnsi" w:hAnsiTheme="majorHAnsi" w:cstheme="majorHAnsi"/>
              </w:rPr>
              <w:t xml:space="preserve">A risk assessment of the meeting location will be done, e.g., to ensure that it is accessible and there are no physical hazards to those entering, leaving, and being in the room. For example, removal of trip hazards. A Risk Assessment Checklist will be completed for the meeting location – see </w:t>
            </w:r>
            <w:r w:rsidR="00C966B3" w:rsidRPr="00D765A1">
              <w:rPr>
                <w:rFonts w:asciiTheme="majorHAnsi" w:hAnsiTheme="majorHAnsi" w:cstheme="majorHAnsi"/>
              </w:rPr>
              <w:t xml:space="preserve">“Risk Assessment Checklist for Participant Involvement v1” </w:t>
            </w:r>
            <w:r w:rsidRPr="00D765A1">
              <w:rPr>
                <w:rFonts w:asciiTheme="majorHAnsi" w:hAnsiTheme="majorHAnsi" w:cstheme="majorHAnsi"/>
              </w:rPr>
              <w:t>attached. The principal investigator will ensure they are up to date with first aid guidance for their location, e.g., who to contact in case of emergency. Good hygiene practices will be adhered to. If participants are expected to utilise and interact with equipment, such as a laptop, PC, keyboard, touch screen, mobile devices, pen and paper activities, these will be cleaned prior to and in-between participants. Good practice will be to wipe down desk areas being used too. If participants are required to interact with or use wearable technologies such as Virtual Reality headsets or controllers, these will be cleaned with hygienic wipes in advance of and in-between participants. Participants will be made aware of cleaning products being used in case they have allergies or other conditions which may result in an adverse skin reaction.</w:t>
            </w:r>
          </w:p>
          <w:p w14:paraId="1069383C" w14:textId="5E430CA3" w:rsidR="00EA7E4D" w:rsidRPr="00D765A1" w:rsidRDefault="00B31B7A" w:rsidP="003213E0">
            <w:pPr>
              <w:rPr>
                <w:rFonts w:asciiTheme="majorHAnsi" w:hAnsiTheme="majorHAnsi" w:cstheme="majorHAnsi"/>
              </w:rPr>
            </w:pPr>
            <w:r w:rsidRPr="00D765A1">
              <w:rPr>
                <w:rFonts w:asciiTheme="majorHAnsi" w:hAnsiTheme="majorHAnsi" w:cstheme="majorHAnsi"/>
              </w:rPr>
              <w:t xml:space="preserve">The questionnaire will be </w:t>
            </w:r>
            <w:r w:rsidR="00096249" w:rsidRPr="00D765A1">
              <w:rPr>
                <w:rFonts w:asciiTheme="majorHAnsi" w:hAnsiTheme="majorHAnsi" w:cstheme="majorHAnsi"/>
              </w:rPr>
              <w:t xml:space="preserve">delivered in an online format </w:t>
            </w:r>
            <w:r w:rsidRPr="00D765A1">
              <w:rPr>
                <w:rFonts w:asciiTheme="majorHAnsi" w:hAnsiTheme="majorHAnsi" w:cstheme="majorHAnsi"/>
              </w:rPr>
              <w:t>administered in person on a laptop. The questionnaire will be created</w:t>
            </w:r>
            <w:r w:rsidR="00EA7E4D" w:rsidRPr="00D765A1">
              <w:rPr>
                <w:rFonts w:asciiTheme="majorHAnsi" w:hAnsiTheme="majorHAnsi" w:cstheme="majorHAnsi"/>
              </w:rPr>
              <w:t xml:space="preserve"> on Microsoft Forms</w:t>
            </w:r>
            <w:r w:rsidRPr="00D765A1">
              <w:rPr>
                <w:rFonts w:asciiTheme="majorHAnsi" w:hAnsiTheme="majorHAnsi" w:cstheme="majorHAnsi"/>
              </w:rPr>
              <w:t xml:space="preserve"> using </w:t>
            </w:r>
            <w:r w:rsidR="00096249" w:rsidRPr="00D765A1">
              <w:rPr>
                <w:rFonts w:asciiTheme="majorHAnsi" w:hAnsiTheme="majorHAnsi" w:cstheme="majorHAnsi"/>
              </w:rPr>
              <w:t>the Principal Investigator’s University of Dundee online account</w:t>
            </w:r>
            <w:r w:rsidRPr="00D765A1">
              <w:rPr>
                <w:rFonts w:asciiTheme="majorHAnsi" w:hAnsiTheme="majorHAnsi" w:cstheme="majorHAnsi"/>
              </w:rPr>
              <w:t xml:space="preserve">. Collecting identifying information setting will be turned </w:t>
            </w:r>
            <w:r w:rsidR="00EA7E4D" w:rsidRPr="00D765A1">
              <w:rPr>
                <w:rFonts w:asciiTheme="majorHAnsi" w:hAnsiTheme="majorHAnsi" w:cstheme="majorHAnsi"/>
              </w:rPr>
              <w:t>off and</w:t>
            </w:r>
            <w:r w:rsidRPr="00D765A1">
              <w:rPr>
                <w:rFonts w:asciiTheme="majorHAnsi" w:hAnsiTheme="majorHAnsi" w:cstheme="majorHAnsi"/>
              </w:rPr>
              <w:t xml:space="preserve"> </w:t>
            </w:r>
            <w:r w:rsidR="00EA7E4D" w:rsidRPr="00D765A1">
              <w:rPr>
                <w:rFonts w:asciiTheme="majorHAnsi" w:hAnsiTheme="majorHAnsi" w:cstheme="majorHAnsi"/>
              </w:rPr>
              <w:t xml:space="preserve">answers will </w:t>
            </w:r>
            <w:r w:rsidRPr="00D765A1">
              <w:rPr>
                <w:rFonts w:asciiTheme="majorHAnsi" w:hAnsiTheme="majorHAnsi" w:cstheme="majorHAnsi"/>
              </w:rPr>
              <w:t xml:space="preserve">remain anonymous. </w:t>
            </w:r>
          </w:p>
          <w:p w14:paraId="3FD545E5" w14:textId="6B2E40C9" w:rsidR="002A2FB1" w:rsidRPr="00D765A1" w:rsidRDefault="00EA7E4D" w:rsidP="003213E0">
            <w:pPr>
              <w:rPr>
                <w:rFonts w:asciiTheme="majorHAnsi" w:hAnsiTheme="majorHAnsi" w:cstheme="majorHAnsi"/>
              </w:rPr>
            </w:pPr>
            <w:r w:rsidRPr="00D765A1">
              <w:rPr>
                <w:rFonts w:asciiTheme="majorHAnsi" w:hAnsiTheme="majorHAnsi" w:cstheme="majorHAnsi"/>
              </w:rPr>
              <w:t>D</w:t>
            </w:r>
            <w:r w:rsidR="00710C7D" w:rsidRPr="00D765A1">
              <w:rPr>
                <w:rFonts w:asciiTheme="majorHAnsi" w:hAnsiTheme="majorHAnsi" w:cstheme="majorHAnsi"/>
              </w:rPr>
              <w:t xml:space="preserve">uring the </w:t>
            </w:r>
            <w:r w:rsidR="00E5547C" w:rsidRPr="00D765A1">
              <w:rPr>
                <w:rFonts w:asciiTheme="majorHAnsi" w:hAnsiTheme="majorHAnsi" w:cstheme="majorHAnsi"/>
              </w:rPr>
              <w:t>in-person</w:t>
            </w:r>
            <w:r w:rsidR="00710C7D" w:rsidRPr="00D765A1">
              <w:rPr>
                <w:rFonts w:asciiTheme="majorHAnsi" w:hAnsiTheme="majorHAnsi" w:cstheme="majorHAnsi"/>
              </w:rPr>
              <w:t xml:space="preserve"> session</w:t>
            </w:r>
            <w:r w:rsidR="00B46B5E" w:rsidRPr="00D765A1">
              <w:rPr>
                <w:rFonts w:asciiTheme="majorHAnsi" w:hAnsiTheme="majorHAnsi" w:cstheme="majorHAnsi"/>
              </w:rPr>
              <w:t>,</w:t>
            </w:r>
            <w:r w:rsidR="00710C7D" w:rsidRPr="00D765A1">
              <w:rPr>
                <w:rFonts w:asciiTheme="majorHAnsi" w:hAnsiTheme="majorHAnsi" w:cstheme="majorHAnsi"/>
              </w:rPr>
              <w:t xml:space="preserve"> </w:t>
            </w:r>
            <w:r w:rsidR="00C966B3" w:rsidRPr="00D765A1">
              <w:rPr>
                <w:rFonts w:asciiTheme="majorHAnsi" w:hAnsiTheme="majorHAnsi" w:cstheme="majorHAnsi"/>
              </w:rPr>
              <w:t>participant’s progression through the tasks will be</w:t>
            </w:r>
            <w:r w:rsidR="00710C7D" w:rsidRPr="00D765A1">
              <w:rPr>
                <w:rFonts w:asciiTheme="majorHAnsi" w:hAnsiTheme="majorHAnsi" w:cstheme="majorHAnsi"/>
              </w:rPr>
              <w:t xml:space="preserve"> recorded on paper by the developer. After the story board task</w:t>
            </w:r>
            <w:r w:rsidR="000B7745" w:rsidRPr="00D765A1">
              <w:rPr>
                <w:rFonts w:asciiTheme="majorHAnsi" w:hAnsiTheme="majorHAnsi" w:cstheme="majorHAnsi"/>
              </w:rPr>
              <w:t>s</w:t>
            </w:r>
            <w:r w:rsidR="00710C7D" w:rsidRPr="00D765A1">
              <w:rPr>
                <w:rFonts w:asciiTheme="majorHAnsi" w:hAnsiTheme="majorHAnsi" w:cstheme="majorHAnsi"/>
              </w:rPr>
              <w:t xml:space="preserve"> are complete the participant will answer a questionnaire, the answers will be collected on MS Forms.</w:t>
            </w:r>
            <w:r w:rsidRPr="00D765A1">
              <w:rPr>
                <w:rFonts w:asciiTheme="majorHAnsi" w:hAnsiTheme="majorHAnsi" w:cstheme="majorHAnsi"/>
              </w:rPr>
              <w:t xml:space="preserve"> There will be no other method of data collection. The participant will be provided with paper copies of the story board and a laptop to record the answers of the questionnaire. I</w:t>
            </w:r>
            <w:r w:rsidR="00F3408B" w:rsidRPr="00D765A1">
              <w:rPr>
                <w:rFonts w:asciiTheme="majorHAnsi" w:hAnsiTheme="majorHAnsi" w:cstheme="majorHAnsi"/>
              </w:rPr>
              <w:t>nformation on success of the task will be stored in a notebook that will be transcribed onto a word document after the session.</w:t>
            </w:r>
            <w:r w:rsidRPr="00D765A1">
              <w:rPr>
                <w:rFonts w:asciiTheme="majorHAnsi" w:hAnsiTheme="majorHAnsi" w:cstheme="majorHAnsi"/>
              </w:rPr>
              <w:t xml:space="preserve"> The notebook </w:t>
            </w:r>
            <w:r w:rsidR="00056F16" w:rsidRPr="00D765A1">
              <w:rPr>
                <w:rFonts w:asciiTheme="majorHAnsi" w:hAnsiTheme="majorHAnsi" w:cstheme="majorHAnsi"/>
              </w:rPr>
              <w:t xml:space="preserve">will be destroyed after transcription of the notes. </w:t>
            </w:r>
            <w:r w:rsidR="00F3408B" w:rsidRPr="00D765A1">
              <w:rPr>
                <w:rFonts w:asciiTheme="majorHAnsi" w:hAnsiTheme="majorHAnsi" w:cstheme="majorHAnsi"/>
              </w:rPr>
              <w:t>This</w:t>
            </w:r>
            <w:r w:rsidRPr="00D765A1">
              <w:rPr>
                <w:rFonts w:asciiTheme="majorHAnsi" w:hAnsiTheme="majorHAnsi" w:cstheme="majorHAnsi"/>
              </w:rPr>
              <w:t xml:space="preserve"> transcription</w:t>
            </w:r>
            <w:r w:rsidR="00F3408B" w:rsidRPr="00D765A1">
              <w:rPr>
                <w:rFonts w:asciiTheme="majorHAnsi" w:hAnsiTheme="majorHAnsi" w:cstheme="majorHAnsi"/>
              </w:rPr>
              <w:t xml:space="preserve"> will be stored on the </w:t>
            </w:r>
            <w:r w:rsidRPr="00D765A1">
              <w:rPr>
                <w:rFonts w:asciiTheme="majorHAnsi" w:hAnsiTheme="majorHAnsi" w:cstheme="majorHAnsi"/>
              </w:rPr>
              <w:t>researcher’s university</w:t>
            </w:r>
            <w:r w:rsidR="00F3408B" w:rsidRPr="00D765A1">
              <w:rPr>
                <w:rFonts w:asciiTheme="majorHAnsi" w:hAnsiTheme="majorHAnsi" w:cstheme="majorHAnsi"/>
              </w:rPr>
              <w:t xml:space="preserve"> </w:t>
            </w:r>
            <w:r w:rsidR="00E5547C" w:rsidRPr="00D765A1">
              <w:rPr>
                <w:rFonts w:asciiTheme="majorHAnsi" w:hAnsiTheme="majorHAnsi" w:cstheme="majorHAnsi"/>
              </w:rPr>
              <w:t>OneDrive</w:t>
            </w:r>
            <w:r w:rsidR="00F3408B" w:rsidRPr="00D765A1">
              <w:rPr>
                <w:rFonts w:asciiTheme="majorHAnsi" w:hAnsiTheme="majorHAnsi" w:cstheme="majorHAnsi"/>
              </w:rPr>
              <w:t>. The results from the questionnaire will also be stored in the</w:t>
            </w:r>
            <w:r w:rsidRPr="00D765A1">
              <w:rPr>
                <w:rFonts w:asciiTheme="majorHAnsi" w:hAnsiTheme="majorHAnsi" w:cstheme="majorHAnsi"/>
              </w:rPr>
              <w:t xml:space="preserve"> researcher’s</w:t>
            </w:r>
            <w:r w:rsidR="00F3408B" w:rsidRPr="00D765A1">
              <w:rPr>
                <w:rFonts w:asciiTheme="majorHAnsi" w:hAnsiTheme="majorHAnsi" w:cstheme="majorHAnsi"/>
              </w:rPr>
              <w:t xml:space="preserve"> </w:t>
            </w:r>
            <w:r w:rsidRPr="00D765A1">
              <w:rPr>
                <w:rFonts w:asciiTheme="majorHAnsi" w:hAnsiTheme="majorHAnsi" w:cstheme="majorHAnsi"/>
              </w:rPr>
              <w:t>university</w:t>
            </w:r>
            <w:r w:rsidR="00E5547C" w:rsidRPr="00D765A1">
              <w:rPr>
                <w:rFonts w:asciiTheme="majorHAnsi" w:hAnsiTheme="majorHAnsi" w:cstheme="majorHAnsi"/>
              </w:rPr>
              <w:t xml:space="preserve"> OneDrive</w:t>
            </w:r>
            <w:r w:rsidR="00F3408B" w:rsidRPr="00D765A1">
              <w:rPr>
                <w:rFonts w:asciiTheme="majorHAnsi" w:hAnsiTheme="majorHAnsi" w:cstheme="majorHAnsi"/>
              </w:rPr>
              <w:t xml:space="preserve">. </w:t>
            </w:r>
            <w:r w:rsidR="00990394" w:rsidRPr="00D765A1">
              <w:rPr>
                <w:rFonts w:asciiTheme="majorHAnsi" w:hAnsiTheme="majorHAnsi" w:cstheme="majorHAnsi"/>
              </w:rPr>
              <w:t>The results will only be accessible to the researchers</w:t>
            </w:r>
            <w:r w:rsidR="00096249" w:rsidRPr="00D765A1">
              <w:rPr>
                <w:rFonts w:asciiTheme="majorHAnsi" w:hAnsiTheme="majorHAnsi" w:cstheme="majorHAnsi"/>
              </w:rPr>
              <w:t xml:space="preserve"> until completion of the project, after which they will be destroyed</w:t>
            </w:r>
            <w:r w:rsidR="00990394" w:rsidRPr="00D765A1">
              <w:rPr>
                <w:rFonts w:asciiTheme="majorHAnsi" w:hAnsiTheme="majorHAnsi" w:cstheme="majorHAnsi"/>
              </w:rPr>
              <w:t xml:space="preserve">. </w:t>
            </w:r>
          </w:p>
          <w:p w14:paraId="6C2CE4BB" w14:textId="36C30E33" w:rsidR="00F90180" w:rsidRPr="00D765A1" w:rsidRDefault="00096249" w:rsidP="003213E0">
            <w:pPr>
              <w:rPr>
                <w:rFonts w:asciiTheme="majorHAnsi" w:hAnsiTheme="majorHAnsi" w:cstheme="majorHAnsi"/>
              </w:rPr>
            </w:pPr>
            <w:r w:rsidRPr="00D765A1">
              <w:rPr>
                <w:rFonts w:asciiTheme="majorHAnsi" w:hAnsiTheme="majorHAnsi" w:cstheme="majorHAnsi"/>
              </w:rPr>
              <w:t>Volunteers must be aged 18 or over for participation</w:t>
            </w:r>
            <w:r w:rsidR="002A2FB1" w:rsidRPr="00D765A1">
              <w:rPr>
                <w:rFonts w:asciiTheme="majorHAnsi" w:hAnsiTheme="majorHAnsi" w:cstheme="majorHAnsi"/>
              </w:rPr>
              <w:t xml:space="preserve">. </w:t>
            </w:r>
            <w:r w:rsidRPr="00D765A1">
              <w:rPr>
                <w:rFonts w:asciiTheme="majorHAnsi" w:hAnsiTheme="majorHAnsi" w:cstheme="majorHAnsi"/>
              </w:rPr>
              <w:t>As data collection will take place in the QMB, a level of computing knowledge and competency is expected of the participants. Therefore, recruitment will primarily involve staff and students within Computing Science</w:t>
            </w:r>
            <w:r w:rsidR="00670864" w:rsidRPr="00D765A1">
              <w:rPr>
                <w:rFonts w:asciiTheme="majorHAnsi" w:hAnsiTheme="majorHAnsi" w:cstheme="majorHAnsi"/>
              </w:rPr>
              <w:t>.</w:t>
            </w:r>
            <w:r w:rsidRPr="00D765A1">
              <w:rPr>
                <w:rFonts w:asciiTheme="majorHAnsi" w:hAnsiTheme="majorHAnsi" w:cstheme="majorHAnsi"/>
                <w:sz w:val="18"/>
                <w:szCs w:val="18"/>
              </w:rPr>
              <w:t xml:space="preserve"> </w:t>
            </w:r>
            <w:r w:rsidRPr="00D765A1">
              <w:rPr>
                <w:rFonts w:asciiTheme="majorHAnsi" w:hAnsiTheme="majorHAnsi" w:cstheme="majorHAnsi"/>
              </w:rPr>
              <w:t>The data collected will be used to strengthen the design and general usability of the application. Data will also be gathered about the public opinion on the storage of biometric data by the government</w:t>
            </w:r>
            <w:r w:rsidR="00670864" w:rsidRPr="00D765A1">
              <w:rPr>
                <w:rFonts w:asciiTheme="majorHAnsi" w:hAnsiTheme="majorHAnsi" w:cstheme="majorHAnsi"/>
              </w:rPr>
              <w:t>.</w:t>
            </w:r>
            <w:r w:rsidRPr="00D765A1">
              <w:rPr>
                <w:rFonts w:asciiTheme="majorHAnsi" w:hAnsiTheme="majorHAnsi" w:cstheme="majorHAnsi"/>
              </w:rPr>
              <w:t xml:space="preserve"> </w:t>
            </w:r>
            <w:r w:rsidR="00F90180" w:rsidRPr="00D765A1">
              <w:rPr>
                <w:rFonts w:asciiTheme="majorHAnsi" w:hAnsiTheme="majorHAnsi" w:cstheme="majorHAnsi"/>
              </w:rPr>
              <w:t xml:space="preserve">The questions that will be asked </w:t>
            </w:r>
            <w:r w:rsidR="00056F16" w:rsidRPr="00D765A1">
              <w:rPr>
                <w:rFonts w:asciiTheme="majorHAnsi" w:hAnsiTheme="majorHAnsi" w:cstheme="majorHAnsi"/>
              </w:rPr>
              <w:t xml:space="preserve">are detailed in the attached document titled “Tasks and Questionnaire”. </w:t>
            </w:r>
          </w:p>
          <w:p w14:paraId="5DD13953" w14:textId="1FA0F535" w:rsidR="00CF10BC" w:rsidRPr="00D765A1" w:rsidRDefault="00CF10BC" w:rsidP="003213E0">
            <w:pPr>
              <w:rPr>
                <w:rFonts w:asciiTheme="majorHAnsi" w:hAnsiTheme="majorHAnsi" w:cstheme="majorHAnsi"/>
              </w:rPr>
            </w:pPr>
            <w:r w:rsidRPr="00D765A1">
              <w:rPr>
                <w:rFonts w:asciiTheme="majorHAnsi" w:hAnsiTheme="majorHAnsi" w:cstheme="majorHAnsi"/>
              </w:rPr>
              <w:t>The study will not make use of standardised usability or workload assessment instruments such as the System Usability Scale or the NASA TLX. Instead, a custom designed questionnaire will be used to gather structured usability feedback and qualitative responses relevant to the prototype under evaluation.</w:t>
            </w:r>
          </w:p>
          <w:p w14:paraId="2423A743" w14:textId="05BB2064" w:rsidR="00990394" w:rsidRPr="00D765A1" w:rsidRDefault="00990394" w:rsidP="003213E0">
            <w:pPr>
              <w:rPr>
                <w:rFonts w:asciiTheme="majorHAnsi" w:hAnsiTheme="majorHAnsi" w:cstheme="majorHAnsi"/>
              </w:rPr>
            </w:pPr>
            <w:r w:rsidRPr="00D765A1">
              <w:rPr>
                <w:rFonts w:asciiTheme="majorHAnsi" w:hAnsiTheme="majorHAnsi" w:cstheme="majorHAnsi"/>
              </w:rPr>
              <w:t xml:space="preserve">During the interview, participants will </w:t>
            </w:r>
            <w:r w:rsidRPr="00D765A1">
              <w:rPr>
                <w:rFonts w:asciiTheme="majorHAnsi" w:hAnsiTheme="majorHAnsi" w:cstheme="majorHAnsi"/>
                <w:u w:val="single"/>
              </w:rPr>
              <w:t>NOT</w:t>
            </w:r>
            <w:r w:rsidRPr="00D765A1">
              <w:rPr>
                <w:rFonts w:asciiTheme="majorHAnsi" w:hAnsiTheme="majorHAnsi" w:cstheme="majorHAnsi"/>
              </w:rPr>
              <w:t xml:space="preserve"> be asked to provide any of the following information during data collection: their address, their age, their date of birth, their email address, any other </w:t>
            </w:r>
            <w:r w:rsidRPr="00D765A1">
              <w:rPr>
                <w:rFonts w:asciiTheme="majorHAnsi" w:hAnsiTheme="majorHAnsi" w:cstheme="majorHAnsi"/>
              </w:rPr>
              <w:lastRenderedPageBreak/>
              <w:t>personally identifiable information (e.g.</w:t>
            </w:r>
            <w:r w:rsidR="00192CD2" w:rsidRPr="00D765A1">
              <w:rPr>
                <w:rFonts w:asciiTheme="majorHAnsi" w:hAnsiTheme="majorHAnsi" w:cstheme="majorHAnsi"/>
              </w:rPr>
              <w:t xml:space="preserve"> name</w:t>
            </w:r>
            <w:r w:rsidRPr="00D765A1">
              <w:rPr>
                <w:rFonts w:asciiTheme="majorHAnsi" w:hAnsiTheme="majorHAnsi" w:cstheme="majorHAnsi"/>
              </w:rPr>
              <w:t xml:space="preserve">, student ID number, passport number), their racial or ethnic origin; political opinions; religious or philosophical beliefs; trade union membership; genetics, biometrics; medical conditions; sex life; or sexual orientation. </w:t>
            </w:r>
          </w:p>
          <w:p w14:paraId="66945C69" w14:textId="2FC436F2" w:rsidR="00192CD2" w:rsidRPr="00D765A1" w:rsidRDefault="00603E3E" w:rsidP="003213E0">
            <w:pPr>
              <w:rPr>
                <w:rFonts w:asciiTheme="majorHAnsi" w:hAnsiTheme="majorHAnsi" w:cstheme="majorHAnsi"/>
              </w:rPr>
            </w:pPr>
            <w:r w:rsidRPr="00D765A1">
              <w:rPr>
                <w:rFonts w:asciiTheme="majorHAnsi" w:hAnsiTheme="majorHAnsi" w:cstheme="majorHAnsi"/>
              </w:rPr>
              <w:t>For pseudonymisation purposes, p</w:t>
            </w:r>
            <w:r w:rsidR="00192CD2" w:rsidRPr="00D765A1">
              <w:rPr>
                <w:rFonts w:asciiTheme="majorHAnsi" w:hAnsiTheme="majorHAnsi" w:cstheme="majorHAnsi"/>
              </w:rPr>
              <w:t>articipants</w:t>
            </w:r>
            <w:r w:rsidR="00BE7CA0" w:rsidRPr="00D765A1">
              <w:rPr>
                <w:rFonts w:asciiTheme="majorHAnsi" w:hAnsiTheme="majorHAnsi" w:cstheme="majorHAnsi"/>
              </w:rPr>
              <w:t xml:space="preserve"> will be given a token that is made up of a unique 5-digit random number</w:t>
            </w:r>
            <w:r w:rsidR="00192CD2" w:rsidRPr="00D765A1">
              <w:rPr>
                <w:rFonts w:asciiTheme="majorHAnsi" w:hAnsiTheme="majorHAnsi" w:cstheme="majorHAnsi"/>
              </w:rPr>
              <w:t xml:space="preserve"> after completion of the questionnaire</w:t>
            </w:r>
            <w:r w:rsidR="00016D9B" w:rsidRPr="00D765A1">
              <w:rPr>
                <w:rFonts w:asciiTheme="majorHAnsi" w:hAnsiTheme="majorHAnsi" w:cstheme="majorHAnsi"/>
              </w:rPr>
              <w:t>.</w:t>
            </w:r>
            <w:r w:rsidRPr="00D765A1">
              <w:rPr>
                <w:rFonts w:asciiTheme="majorHAnsi" w:hAnsiTheme="majorHAnsi" w:cstheme="majorHAnsi"/>
              </w:rPr>
              <w:t xml:space="preserve"> </w:t>
            </w:r>
            <w:r w:rsidR="00016D9B" w:rsidRPr="00D765A1">
              <w:rPr>
                <w:rFonts w:asciiTheme="majorHAnsi" w:hAnsiTheme="majorHAnsi" w:cstheme="majorHAnsi"/>
              </w:rPr>
              <w:t>T</w:t>
            </w:r>
            <w:r w:rsidRPr="00D765A1">
              <w:rPr>
                <w:rFonts w:asciiTheme="majorHAnsi" w:hAnsiTheme="majorHAnsi" w:cstheme="majorHAnsi"/>
              </w:rPr>
              <w:t xml:space="preserve">his token will be attached to their data when stored. </w:t>
            </w:r>
            <w:r w:rsidR="00D52336" w:rsidRPr="00D765A1">
              <w:rPr>
                <w:rFonts w:asciiTheme="majorHAnsi" w:hAnsiTheme="majorHAnsi" w:cstheme="majorHAnsi"/>
              </w:rPr>
              <w:t xml:space="preserve">To ensure tokens are unique, automated uniqueness checks will be made. </w:t>
            </w:r>
            <w:r w:rsidRPr="00D765A1">
              <w:rPr>
                <w:rFonts w:asciiTheme="majorHAnsi" w:hAnsiTheme="majorHAnsi" w:cstheme="majorHAnsi"/>
              </w:rPr>
              <w:t xml:space="preserve">To delete their data from the study the participant must email this token to a researcher and ask for the deletion of </w:t>
            </w:r>
            <w:r w:rsidR="00D52336" w:rsidRPr="00D765A1">
              <w:rPr>
                <w:rFonts w:asciiTheme="majorHAnsi" w:hAnsiTheme="majorHAnsi" w:cstheme="majorHAnsi"/>
              </w:rPr>
              <w:t xml:space="preserve">their </w:t>
            </w:r>
            <w:r w:rsidRPr="00D765A1">
              <w:rPr>
                <w:rFonts w:asciiTheme="majorHAnsi" w:hAnsiTheme="majorHAnsi" w:cstheme="majorHAnsi"/>
              </w:rPr>
              <w:t xml:space="preserve">data. Participants will be informed that withdrawal is only possible if they retain their unique token. If the token is lost, the data cannot be identified and therefore cannot be withdrawn.  </w:t>
            </w:r>
          </w:p>
          <w:p w14:paraId="235B7FB5" w14:textId="7975796E" w:rsidR="005114E5" w:rsidRPr="00D765A1" w:rsidRDefault="005114E5" w:rsidP="003213E0">
            <w:pPr>
              <w:rPr>
                <w:rFonts w:asciiTheme="majorHAnsi" w:hAnsiTheme="majorHAnsi" w:cstheme="majorHAnsi"/>
              </w:rPr>
            </w:pPr>
            <w:r w:rsidRPr="00D765A1">
              <w:rPr>
                <w:rFonts w:asciiTheme="majorHAnsi" w:hAnsiTheme="majorHAnsi" w:cstheme="majorHAnsi"/>
              </w:rPr>
              <w:t>After 2 weeks tokens will be removed from the collected</w:t>
            </w:r>
            <w:r w:rsidR="00AE7940" w:rsidRPr="00D765A1">
              <w:rPr>
                <w:rFonts w:asciiTheme="majorHAnsi" w:hAnsiTheme="majorHAnsi" w:cstheme="majorHAnsi"/>
              </w:rPr>
              <w:t xml:space="preserve"> data</w:t>
            </w:r>
            <w:r w:rsidRPr="00D765A1">
              <w:rPr>
                <w:rFonts w:asciiTheme="majorHAnsi" w:hAnsiTheme="majorHAnsi" w:cstheme="majorHAnsi"/>
              </w:rPr>
              <w:t xml:space="preserve">. This will remove the opportunity for the participant to delete their data and make the data fully anonymous. </w:t>
            </w:r>
            <w:ins w:id="2" w:author="Alexander Gordon (Student)" w:date="2026-03-01T20:53:00Z" w16du:dateUtc="2026-03-01T20:53:00Z">
              <w:r w:rsidR="00853F49">
                <w:rPr>
                  <w:rFonts w:asciiTheme="majorHAnsi" w:hAnsiTheme="majorHAnsi" w:cstheme="majorHAnsi"/>
                </w:rPr>
                <w:t xml:space="preserve">The data will be destroyed after the project completion or within 1 year after submission. </w:t>
              </w:r>
            </w:ins>
            <w:r w:rsidRPr="00D765A1">
              <w:rPr>
                <w:rFonts w:asciiTheme="majorHAnsi" w:hAnsiTheme="majorHAnsi" w:cstheme="majorHAnsi"/>
              </w:rPr>
              <w:t xml:space="preserve">Participants will be </w:t>
            </w:r>
            <w:r w:rsidR="00714E54" w:rsidRPr="00D765A1">
              <w:rPr>
                <w:rFonts w:asciiTheme="majorHAnsi" w:hAnsiTheme="majorHAnsi" w:cstheme="majorHAnsi"/>
              </w:rPr>
              <w:t xml:space="preserve">informed of this </w:t>
            </w:r>
            <w:r w:rsidRPr="00D765A1">
              <w:rPr>
                <w:rFonts w:asciiTheme="majorHAnsi" w:hAnsiTheme="majorHAnsi" w:cstheme="majorHAnsi"/>
              </w:rPr>
              <w:t>in the Participant Information Sheet</w:t>
            </w:r>
            <w:r w:rsidR="00714E54" w:rsidRPr="00D765A1">
              <w:rPr>
                <w:rFonts w:asciiTheme="majorHAnsi" w:hAnsiTheme="majorHAnsi" w:cstheme="majorHAnsi"/>
              </w:rPr>
              <w:t xml:space="preserve"> </w:t>
            </w:r>
            <w:r w:rsidR="00AE7940" w:rsidRPr="00D765A1">
              <w:rPr>
                <w:rFonts w:asciiTheme="majorHAnsi" w:hAnsiTheme="majorHAnsi" w:cstheme="majorHAnsi"/>
              </w:rPr>
              <w:t xml:space="preserve">and the Informed Consent Form </w:t>
            </w:r>
            <w:r w:rsidR="00714E54" w:rsidRPr="00D765A1">
              <w:rPr>
                <w:rFonts w:asciiTheme="majorHAnsi" w:hAnsiTheme="majorHAnsi" w:cstheme="majorHAnsi"/>
              </w:rPr>
              <w:t>(see Participant Information Sheet</w:t>
            </w:r>
            <w:r w:rsidR="00AE7940" w:rsidRPr="00D765A1">
              <w:rPr>
                <w:rFonts w:asciiTheme="majorHAnsi" w:hAnsiTheme="majorHAnsi" w:cstheme="majorHAnsi"/>
              </w:rPr>
              <w:t xml:space="preserve"> and Informed Consent Form</w:t>
            </w:r>
            <w:r w:rsidR="00714E54" w:rsidRPr="00D765A1">
              <w:rPr>
                <w:rFonts w:asciiTheme="majorHAnsi" w:hAnsiTheme="majorHAnsi" w:cstheme="majorHAnsi"/>
              </w:rPr>
              <w:t>).</w:t>
            </w:r>
          </w:p>
          <w:p w14:paraId="55984D11" w14:textId="14E63D36" w:rsidR="00990394" w:rsidRPr="00D765A1" w:rsidRDefault="00990394" w:rsidP="003213E0">
            <w:pPr>
              <w:rPr>
                <w:rFonts w:asciiTheme="majorHAnsi" w:hAnsiTheme="majorHAnsi" w:cstheme="majorHAnsi"/>
              </w:rPr>
            </w:pPr>
            <w:r w:rsidRPr="00D765A1">
              <w:rPr>
                <w:rFonts w:asciiTheme="majorHAnsi" w:hAnsiTheme="majorHAnsi" w:cstheme="majorHAnsi"/>
              </w:rPr>
              <w:t>Prior to interview, participants will be reassured that their abilities are not being judged or assessed, that they can refuse to answer questions that they don’t want to, and that they can withdraw any time without reason or consequence. They will also be advised that they can request to have their data removed from the study unless it will not be possible to do so, e.g., if their data has already been anonymised and aggregated with other data collected.</w:t>
            </w:r>
          </w:p>
          <w:p w14:paraId="080FC14D" w14:textId="7CEBA5CD" w:rsidR="00CB7677" w:rsidRPr="00D765A1" w:rsidRDefault="00990394" w:rsidP="003213E0">
            <w:pPr>
              <w:rPr>
                <w:rFonts w:asciiTheme="majorHAnsi" w:hAnsiTheme="majorHAnsi" w:cstheme="majorHAnsi"/>
              </w:rPr>
            </w:pPr>
            <w:r w:rsidRPr="00D765A1">
              <w:rPr>
                <w:rFonts w:asciiTheme="majorHAnsi" w:hAnsiTheme="majorHAnsi" w:cstheme="majorHAnsi"/>
              </w:rPr>
              <w:t xml:space="preserve">Participants will be advised that they should not disclose anything that is not pertinent to the research. Participants will be advised that the confidentiality of the information they provide cannot be upheld in cases where a disclosure raises a safeguarding concern. The researchers shall familiarise themselves with the </w:t>
            </w:r>
            <w:hyperlink r:id="rId12" w:history="1">
              <w:r w:rsidRPr="00D765A1">
                <w:rPr>
                  <w:rStyle w:val="Hyperlink"/>
                  <w:rFonts w:asciiTheme="majorHAnsi" w:hAnsiTheme="majorHAnsi" w:cstheme="majorHAnsi"/>
                  <w:color w:val="auto"/>
                </w:rPr>
                <w:t>University of Dundee Safeguarding guidance for researchers</w:t>
              </w:r>
            </w:hyperlink>
            <w:r w:rsidRPr="00D765A1">
              <w:rPr>
                <w:rFonts w:asciiTheme="majorHAnsi" w:hAnsiTheme="majorHAnsi" w:cstheme="majorHAnsi"/>
              </w:rPr>
              <w:t>. If a disclosure arises, this will be reported to the Chief Investigator (project supervisor) who may then also contact the Safeguarding team within the University of Dundee.</w:t>
            </w:r>
          </w:p>
          <w:p w14:paraId="2F15D81A" w14:textId="32869D84" w:rsidR="007A16D4" w:rsidRPr="00D765A1" w:rsidRDefault="007A16D4" w:rsidP="003213E0">
            <w:pPr>
              <w:rPr>
                <w:rFonts w:asciiTheme="majorHAnsi" w:hAnsiTheme="majorHAnsi" w:cstheme="majorHAnsi"/>
              </w:rPr>
            </w:pPr>
            <w:r w:rsidRPr="00D765A1">
              <w:rPr>
                <w:rFonts w:asciiTheme="majorHAnsi" w:hAnsiTheme="majorHAnsi" w:cstheme="majorHAnsi"/>
              </w:rPr>
              <w:t xml:space="preserve">The expected duration of the task may take participants 15 to 20 </w:t>
            </w:r>
            <w:r w:rsidR="00990394" w:rsidRPr="00D765A1">
              <w:rPr>
                <w:rFonts w:asciiTheme="majorHAnsi" w:hAnsiTheme="majorHAnsi" w:cstheme="majorHAnsi"/>
              </w:rPr>
              <w:t>minutes</w:t>
            </w:r>
            <w:r w:rsidRPr="00D765A1">
              <w:rPr>
                <w:rFonts w:asciiTheme="majorHAnsi" w:hAnsiTheme="majorHAnsi" w:cstheme="majorHAnsi"/>
              </w:rPr>
              <w:t xml:space="preserve"> to complete.</w:t>
            </w:r>
            <w:r w:rsidR="00990394" w:rsidRPr="00D765A1">
              <w:rPr>
                <w:rFonts w:asciiTheme="majorHAnsi" w:hAnsiTheme="majorHAnsi" w:cstheme="majorHAnsi"/>
              </w:rPr>
              <w:t xml:space="preserve"> </w:t>
            </w:r>
            <w:r w:rsidRPr="00D765A1">
              <w:rPr>
                <w:rFonts w:asciiTheme="majorHAnsi" w:hAnsiTheme="majorHAnsi" w:cstheme="majorHAnsi"/>
              </w:rPr>
              <w:t xml:space="preserve">Participants will not receive any reward for completing the </w:t>
            </w:r>
            <w:r w:rsidR="00990394" w:rsidRPr="00D765A1">
              <w:rPr>
                <w:rFonts w:asciiTheme="majorHAnsi" w:hAnsiTheme="majorHAnsi" w:cstheme="majorHAnsi"/>
              </w:rPr>
              <w:t>study,</w:t>
            </w:r>
            <w:r w:rsidRPr="00D765A1">
              <w:rPr>
                <w:rFonts w:asciiTheme="majorHAnsi" w:hAnsiTheme="majorHAnsi" w:cstheme="majorHAnsi"/>
              </w:rPr>
              <w:t xml:space="preserve"> but they will be thanked for their involvement.</w:t>
            </w:r>
          </w:p>
          <w:p w14:paraId="4DC1D88B" w14:textId="7D2A3A91" w:rsidR="008A53E2" w:rsidRPr="00D765A1" w:rsidRDefault="008A53E2" w:rsidP="003213E0">
            <w:pPr>
              <w:rPr>
                <w:rFonts w:asciiTheme="majorHAnsi" w:hAnsiTheme="majorHAnsi" w:cstheme="majorHAnsi"/>
              </w:rPr>
            </w:pPr>
            <w:r w:rsidRPr="00D765A1">
              <w:rPr>
                <w:rFonts w:asciiTheme="majorHAnsi" w:hAnsiTheme="majorHAnsi" w:cstheme="majorHAnsi"/>
              </w:rPr>
              <w:t>The sequence of the session will be conducted as follows</w:t>
            </w:r>
            <w:r w:rsidR="002C469A" w:rsidRPr="00D765A1">
              <w:rPr>
                <w:rFonts w:asciiTheme="majorHAnsi" w:hAnsiTheme="majorHAnsi" w:cstheme="majorHAnsi"/>
              </w:rPr>
              <w:t>:</w:t>
            </w:r>
          </w:p>
          <w:p w14:paraId="50F6BA1B" w14:textId="572B72EB" w:rsidR="008A53E2" w:rsidRPr="00D765A1" w:rsidRDefault="008A53E2" w:rsidP="003213E0">
            <w:pPr>
              <w:pStyle w:val="ListParagraph"/>
              <w:numPr>
                <w:ilvl w:val="0"/>
                <w:numId w:val="33"/>
              </w:numPr>
              <w:rPr>
                <w:rFonts w:asciiTheme="majorHAnsi" w:hAnsiTheme="majorHAnsi" w:cstheme="majorHAnsi"/>
              </w:rPr>
            </w:pPr>
            <w:r w:rsidRPr="00D765A1">
              <w:rPr>
                <w:rFonts w:asciiTheme="majorHAnsi" w:hAnsiTheme="majorHAnsi" w:cstheme="majorHAnsi"/>
              </w:rPr>
              <w:t>Before any participant will be selected the meeting location be checked and prepared in accordance with the risk assessment and hygiene requirements, e.g., ensure no trip hazards, check for privacy requirements, ensure cleaning of workspace or physical materials being used.</w:t>
            </w:r>
          </w:p>
          <w:p w14:paraId="1257C168" w14:textId="77777777" w:rsidR="008A53E2" w:rsidRPr="00D765A1" w:rsidRDefault="008A53E2" w:rsidP="003213E0">
            <w:pPr>
              <w:pStyle w:val="ListParagraph"/>
              <w:numPr>
                <w:ilvl w:val="0"/>
                <w:numId w:val="33"/>
              </w:numPr>
              <w:rPr>
                <w:rFonts w:asciiTheme="majorHAnsi" w:hAnsiTheme="majorHAnsi" w:cstheme="majorHAnsi"/>
              </w:rPr>
            </w:pPr>
            <w:r w:rsidRPr="00D765A1">
              <w:rPr>
                <w:rFonts w:asciiTheme="majorHAnsi" w:hAnsiTheme="majorHAnsi" w:cstheme="majorHAnsi"/>
              </w:rPr>
              <w:t>Participants will be provided with a Participant Information Sheet (PIS) to read in advance of the session.</w:t>
            </w:r>
          </w:p>
          <w:p w14:paraId="3BA5F44A" w14:textId="2A6F177E" w:rsidR="008A53E2" w:rsidRPr="00D765A1" w:rsidRDefault="008A53E2"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Participants will then be asked to complete the </w:t>
            </w:r>
            <w:r w:rsidR="006A2F86" w:rsidRPr="00D765A1">
              <w:rPr>
                <w:rFonts w:asciiTheme="majorHAnsi" w:hAnsiTheme="majorHAnsi" w:cstheme="majorHAnsi"/>
              </w:rPr>
              <w:t>informed consent form electronically</w:t>
            </w:r>
          </w:p>
          <w:p w14:paraId="260C5FF7" w14:textId="53B3C90C" w:rsidR="006A2F86" w:rsidRPr="00D765A1" w:rsidRDefault="006A2F86"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The participant will be then given tasks to complete using a paper storyboard. </w:t>
            </w:r>
          </w:p>
          <w:p w14:paraId="5C582C27" w14:textId="045286FB" w:rsidR="006A2F86" w:rsidRPr="00D765A1" w:rsidRDefault="006A2F86"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After they complete the </w:t>
            </w:r>
            <w:r w:rsidR="00990394" w:rsidRPr="00D765A1">
              <w:rPr>
                <w:rFonts w:asciiTheme="majorHAnsi" w:hAnsiTheme="majorHAnsi" w:cstheme="majorHAnsi"/>
              </w:rPr>
              <w:t>tasks,</w:t>
            </w:r>
            <w:r w:rsidRPr="00D765A1">
              <w:rPr>
                <w:rFonts w:asciiTheme="majorHAnsi" w:hAnsiTheme="majorHAnsi" w:cstheme="majorHAnsi"/>
              </w:rPr>
              <w:t xml:space="preserve"> the participant will answer a questionnaire. </w:t>
            </w:r>
          </w:p>
          <w:p w14:paraId="7AF1C182" w14:textId="3CA13B63" w:rsidR="006A2F86" w:rsidRPr="00D765A1" w:rsidRDefault="006A2F86" w:rsidP="005114E5">
            <w:pPr>
              <w:pStyle w:val="ListParagraph"/>
              <w:numPr>
                <w:ilvl w:val="0"/>
                <w:numId w:val="33"/>
              </w:numPr>
              <w:rPr>
                <w:rFonts w:asciiTheme="majorHAnsi" w:hAnsiTheme="majorHAnsi" w:cstheme="majorHAnsi"/>
              </w:rPr>
            </w:pPr>
            <w:r w:rsidRPr="00D765A1">
              <w:rPr>
                <w:rFonts w:asciiTheme="majorHAnsi" w:hAnsiTheme="majorHAnsi" w:cstheme="majorHAnsi"/>
              </w:rPr>
              <w:t xml:space="preserve">After completing the </w:t>
            </w:r>
            <w:r w:rsidR="00990394" w:rsidRPr="00D765A1">
              <w:rPr>
                <w:rFonts w:asciiTheme="majorHAnsi" w:hAnsiTheme="majorHAnsi" w:cstheme="majorHAnsi"/>
              </w:rPr>
              <w:t>questionnaire,</w:t>
            </w:r>
            <w:r w:rsidRPr="00D765A1">
              <w:rPr>
                <w:rFonts w:asciiTheme="majorHAnsi" w:hAnsiTheme="majorHAnsi" w:cstheme="majorHAnsi"/>
              </w:rPr>
              <w:t xml:space="preserve"> the participant will then be reminded of the purpose of the study and asked to confirm that they are happy for their data to be used.</w:t>
            </w:r>
            <w:r w:rsidR="00D52336" w:rsidRPr="00D765A1">
              <w:rPr>
                <w:rFonts w:asciiTheme="majorHAnsi" w:hAnsiTheme="majorHAnsi" w:cstheme="majorHAnsi"/>
              </w:rPr>
              <w:t xml:space="preserve"> </w:t>
            </w:r>
            <w:r w:rsidR="005114E5" w:rsidRPr="00D765A1">
              <w:rPr>
                <w:rFonts w:asciiTheme="majorHAnsi" w:hAnsiTheme="majorHAnsi" w:cstheme="majorHAnsi"/>
              </w:rPr>
              <w:t>Following that,</w:t>
            </w:r>
            <w:r w:rsidR="00D52336" w:rsidRPr="00D765A1">
              <w:rPr>
                <w:rFonts w:asciiTheme="majorHAnsi" w:hAnsiTheme="majorHAnsi" w:cstheme="majorHAnsi"/>
              </w:rPr>
              <w:t xml:space="preserve"> participant</w:t>
            </w:r>
            <w:r w:rsidR="005114E5" w:rsidRPr="00D765A1">
              <w:rPr>
                <w:rFonts w:asciiTheme="majorHAnsi" w:hAnsiTheme="majorHAnsi" w:cstheme="majorHAnsi"/>
              </w:rPr>
              <w:t>s</w:t>
            </w:r>
            <w:r w:rsidR="00D52336" w:rsidRPr="00D765A1">
              <w:rPr>
                <w:rFonts w:asciiTheme="majorHAnsi" w:hAnsiTheme="majorHAnsi" w:cstheme="majorHAnsi"/>
              </w:rPr>
              <w:t xml:space="preserve"> will be </w:t>
            </w:r>
            <w:r w:rsidR="005114E5" w:rsidRPr="00D765A1">
              <w:rPr>
                <w:rFonts w:asciiTheme="majorHAnsi" w:hAnsiTheme="majorHAnsi" w:cstheme="majorHAnsi"/>
              </w:rPr>
              <w:t>issued</w:t>
            </w:r>
            <w:r w:rsidR="00D52336" w:rsidRPr="00D765A1">
              <w:rPr>
                <w:rFonts w:asciiTheme="majorHAnsi" w:hAnsiTheme="majorHAnsi" w:cstheme="majorHAnsi"/>
              </w:rPr>
              <w:t xml:space="preserve"> </w:t>
            </w:r>
            <w:r w:rsidR="005114E5" w:rsidRPr="00D765A1">
              <w:rPr>
                <w:rFonts w:asciiTheme="majorHAnsi" w:hAnsiTheme="majorHAnsi" w:cstheme="majorHAnsi"/>
              </w:rPr>
              <w:t>a</w:t>
            </w:r>
            <w:r w:rsidR="00D52336" w:rsidRPr="00D765A1">
              <w:rPr>
                <w:rFonts w:asciiTheme="majorHAnsi" w:hAnsiTheme="majorHAnsi" w:cstheme="majorHAnsi"/>
              </w:rPr>
              <w:t xml:space="preserve"> token</w:t>
            </w:r>
            <w:r w:rsidR="00A0396D" w:rsidRPr="00D765A1">
              <w:rPr>
                <w:rFonts w:asciiTheme="majorHAnsi" w:hAnsiTheme="majorHAnsi" w:cstheme="majorHAnsi"/>
              </w:rPr>
              <w:t xml:space="preserve"> which they would need to </w:t>
            </w:r>
            <w:r w:rsidR="00A0396D" w:rsidRPr="00D765A1">
              <w:rPr>
                <w:rFonts w:asciiTheme="majorHAnsi" w:hAnsiTheme="majorHAnsi" w:cstheme="majorHAnsi"/>
              </w:rPr>
              <w:lastRenderedPageBreak/>
              <w:t>provide if th</w:t>
            </w:r>
            <w:r w:rsidR="003F3ACA" w:rsidRPr="00D765A1">
              <w:rPr>
                <w:rFonts w:asciiTheme="majorHAnsi" w:hAnsiTheme="majorHAnsi" w:cstheme="majorHAnsi"/>
              </w:rPr>
              <w:t>ey ask to opt out of the study</w:t>
            </w:r>
            <w:r w:rsidR="00857BF0" w:rsidRPr="00D765A1">
              <w:rPr>
                <w:rFonts w:asciiTheme="majorHAnsi" w:hAnsiTheme="majorHAnsi" w:cstheme="majorHAnsi"/>
              </w:rPr>
              <w:t>.</w:t>
            </w:r>
            <w:r w:rsidR="00D52336" w:rsidRPr="00D765A1">
              <w:rPr>
                <w:rFonts w:asciiTheme="majorHAnsi" w:hAnsiTheme="majorHAnsi" w:cstheme="majorHAnsi"/>
              </w:rPr>
              <w:t xml:space="preserve"> </w:t>
            </w:r>
            <w:r w:rsidRPr="00D765A1">
              <w:rPr>
                <w:rFonts w:asciiTheme="majorHAnsi" w:hAnsiTheme="majorHAnsi" w:cstheme="majorHAnsi"/>
              </w:rPr>
              <w:t xml:space="preserve"> They will then be thanked for their time, and the session will be concluded.</w:t>
            </w:r>
          </w:p>
          <w:p w14:paraId="42175345" w14:textId="2FB9AB42" w:rsidR="00990394" w:rsidRPr="00D765A1" w:rsidRDefault="00990394"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If the session is to be repeated with another participant, the meeting location will be reset, ensuring the risk assessment and hygiene requirements are met. </w:t>
            </w:r>
          </w:p>
          <w:p w14:paraId="2967AD18" w14:textId="567CF413" w:rsidR="007A3169" w:rsidRPr="00D765A1" w:rsidRDefault="006A2F86" w:rsidP="003213E0">
            <w:pPr>
              <w:rPr>
                <w:rFonts w:asciiTheme="majorHAnsi" w:hAnsiTheme="majorHAnsi" w:cstheme="majorHAnsi"/>
              </w:rPr>
            </w:pPr>
            <w:r w:rsidRPr="00D765A1">
              <w:rPr>
                <w:rFonts w:asciiTheme="majorHAnsi" w:hAnsiTheme="majorHAnsi" w:cstheme="majorHAnsi"/>
              </w:rPr>
              <w:t xml:space="preserve">The data will be analysed using a mixed methods approach. Quantitative data from rating questions will be analysed using descriptive statistics and presented in </w:t>
            </w:r>
            <w:r w:rsidR="00990394" w:rsidRPr="00D765A1">
              <w:rPr>
                <w:rFonts w:asciiTheme="majorHAnsi" w:hAnsiTheme="majorHAnsi" w:cstheme="majorHAnsi"/>
              </w:rPr>
              <w:t>their</w:t>
            </w:r>
            <w:r w:rsidRPr="00D765A1">
              <w:rPr>
                <w:rFonts w:asciiTheme="majorHAnsi" w:hAnsiTheme="majorHAnsi" w:cstheme="majorHAnsi"/>
              </w:rPr>
              <w:t xml:space="preserve"> raw form. Qualitative responses from </w:t>
            </w:r>
            <w:r w:rsidR="005B11EE" w:rsidRPr="00D765A1">
              <w:rPr>
                <w:rFonts w:asciiTheme="majorHAnsi" w:hAnsiTheme="majorHAnsi" w:cstheme="majorHAnsi"/>
              </w:rPr>
              <w:t>open-ended</w:t>
            </w:r>
            <w:r w:rsidRPr="00D765A1">
              <w:rPr>
                <w:rFonts w:asciiTheme="majorHAnsi" w:hAnsiTheme="majorHAnsi" w:cstheme="majorHAnsi"/>
              </w:rPr>
              <w:t xml:space="preserve"> questions will be analysed using thematic analysis to identify common patterns, themes, and usability concerns. </w:t>
            </w:r>
          </w:p>
          <w:p w14:paraId="6B4CB420" w14:textId="00EBBEA0" w:rsidR="003213E0" w:rsidRPr="00D765A1" w:rsidRDefault="007A3169" w:rsidP="003213E0">
            <w:pPr>
              <w:rPr>
                <w:rFonts w:asciiTheme="majorHAnsi" w:hAnsiTheme="majorHAnsi" w:cstheme="majorHAnsi"/>
              </w:rPr>
            </w:pPr>
            <w:r w:rsidRPr="00D765A1">
              <w:rPr>
                <w:rFonts w:asciiTheme="majorHAnsi" w:hAnsiTheme="majorHAnsi" w:cstheme="majorHAnsi"/>
              </w:rPr>
              <w:t>Qualitative responses will not be directly quoted in the final report. Instead, findings will be reported in a summarised form, with conclusions drawn from common themes and patterns identified across participants. For example, if multiple participants comment on the ease of use of the voting interface, this general finding will be reported without attributing or directly quoting individual responses.</w:t>
            </w:r>
          </w:p>
          <w:p w14:paraId="737632B0" w14:textId="40B1C067" w:rsidR="00990394" w:rsidRPr="00D765A1" w:rsidRDefault="00990394" w:rsidP="003213E0">
            <w:pPr>
              <w:rPr>
                <w:rFonts w:asciiTheme="majorHAnsi" w:hAnsiTheme="majorHAnsi" w:cstheme="majorHAnsi"/>
              </w:rPr>
            </w:pPr>
            <w:r w:rsidRPr="00D765A1">
              <w:rPr>
                <w:rFonts w:asciiTheme="majorHAnsi" w:hAnsiTheme="majorHAnsi" w:cstheme="majorHAnsi"/>
                <w:b/>
                <w:caps/>
              </w:rPr>
              <w:t>Additional study requirements</w:t>
            </w:r>
          </w:p>
          <w:p w14:paraId="08F87D2C" w14:textId="3285A810" w:rsidR="00990394" w:rsidRPr="00D765A1" w:rsidRDefault="00990394" w:rsidP="003213E0">
            <w:pPr>
              <w:rPr>
                <w:rFonts w:asciiTheme="majorHAnsi" w:hAnsiTheme="majorHAnsi" w:cstheme="majorHAnsi"/>
              </w:rPr>
            </w:pPr>
            <w:r w:rsidRPr="00D765A1">
              <w:rPr>
                <w:rFonts w:asciiTheme="majorHAnsi" w:hAnsiTheme="majorHAnsi" w:cstheme="majorHAnsi"/>
              </w:rPr>
              <w:t xml:space="preserve">The Principal Investigator will attend a mandatory Ethics training session for research involving human participants. </w:t>
            </w:r>
          </w:p>
          <w:p w14:paraId="6326CD1B" w14:textId="77777777" w:rsidR="00731585" w:rsidRPr="00D765A1" w:rsidRDefault="00731585" w:rsidP="003213E0">
            <w:pPr>
              <w:rPr>
                <w:rFonts w:asciiTheme="majorHAnsi" w:hAnsiTheme="majorHAnsi" w:cstheme="majorHAnsi"/>
              </w:rPr>
            </w:pPr>
            <w:r w:rsidRPr="00D765A1">
              <w:rPr>
                <w:rFonts w:asciiTheme="majorHAnsi" w:hAnsiTheme="majorHAnsi" w:cstheme="majorHAnsi"/>
              </w:rPr>
              <w:t>Data collection instruments being employed during the study will be reviewed by the Chief Investigator (project supervisor) to ensure Ethics compliance. Data collection instruments will not be deployed or used with participants until they have been reviewed.</w:t>
            </w:r>
          </w:p>
          <w:p w14:paraId="4D8039D0" w14:textId="5454E832" w:rsidR="00990394" w:rsidRPr="00D765A1" w:rsidRDefault="00731585" w:rsidP="00594E69">
            <w:pPr>
              <w:rPr>
                <w:rFonts w:asciiTheme="majorHAnsi" w:hAnsiTheme="majorHAnsi" w:cstheme="majorHAnsi"/>
              </w:rPr>
            </w:pPr>
            <w:r w:rsidRPr="00D765A1">
              <w:rPr>
                <w:rFonts w:asciiTheme="majorHAnsi" w:hAnsiTheme="majorHAnsi" w:cstheme="majorHAnsi"/>
              </w:rPr>
              <w:t>The Chief Investigator may ascertain the extent to which the Principal Investigator is capable of obtaining informed consent from participants. If necessary, witnessing them doing so and/or engaging in a mock consent process with them.</w:t>
            </w:r>
          </w:p>
        </w:tc>
      </w:tr>
      <w:tr w:rsidR="004B29FC" w:rsidRPr="00D765A1" w14:paraId="28A7CEB3" w14:textId="77777777" w:rsidTr="00D42F51">
        <w:tc>
          <w:tcPr>
            <w:tcW w:w="9242" w:type="dxa"/>
          </w:tcPr>
          <w:p w14:paraId="1E867E4B" w14:textId="77777777" w:rsidR="002C469A" w:rsidRPr="00D765A1" w:rsidRDefault="002C469A" w:rsidP="00D42F51">
            <w:pPr>
              <w:rPr>
                <w:rFonts w:asciiTheme="majorHAnsi" w:hAnsiTheme="majorHAnsi" w:cstheme="majorHAnsi"/>
              </w:rPr>
            </w:pPr>
          </w:p>
        </w:tc>
      </w:tr>
    </w:tbl>
    <w:p w14:paraId="41413755" w14:textId="77777777" w:rsidR="00AB7558" w:rsidRPr="00D765A1" w:rsidRDefault="00AB7558" w:rsidP="00AB7558">
      <w:pPr>
        <w:rPr>
          <w:rFonts w:asciiTheme="majorHAnsi" w:hAnsiTheme="majorHAnsi" w:cstheme="majorHAnsi"/>
        </w:rPr>
      </w:pPr>
    </w:p>
    <w:p w14:paraId="6E543062" w14:textId="77777777" w:rsidR="002C469A" w:rsidRPr="00D765A1" w:rsidRDefault="002C469A">
      <w:pPr>
        <w:spacing w:after="0" w:line="240" w:lineRule="auto"/>
        <w:rPr>
          <w:rFonts w:asciiTheme="majorHAnsi" w:hAnsiTheme="majorHAnsi" w:cstheme="majorHAnsi"/>
          <w:b/>
          <w:sz w:val="28"/>
          <w:szCs w:val="28"/>
        </w:rPr>
      </w:pPr>
      <w:r w:rsidRPr="00D765A1">
        <w:rPr>
          <w:rFonts w:asciiTheme="majorHAnsi" w:hAnsiTheme="majorHAnsi" w:cstheme="majorHAnsi"/>
          <w:b/>
          <w:sz w:val="28"/>
          <w:szCs w:val="28"/>
        </w:rPr>
        <w:br w:type="page"/>
      </w:r>
    </w:p>
    <w:p w14:paraId="7DF49E27" w14:textId="535E93AD"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lastRenderedPageBreak/>
        <w:t>2. Participants</w:t>
      </w:r>
    </w:p>
    <w:tbl>
      <w:tblPr>
        <w:tblStyle w:val="TableGrid"/>
        <w:tblW w:w="0" w:type="auto"/>
        <w:tblLook w:val="04A0" w:firstRow="1" w:lastRow="0" w:firstColumn="1" w:lastColumn="0" w:noHBand="0" w:noVBand="1"/>
      </w:tblPr>
      <w:tblGrid>
        <w:gridCol w:w="7980"/>
        <w:gridCol w:w="532"/>
        <w:gridCol w:w="504"/>
      </w:tblGrid>
      <w:tr w:rsidR="00D765A1" w:rsidRPr="00D765A1" w14:paraId="7AEBF52B" w14:textId="77777777" w:rsidTr="00D42F51">
        <w:tc>
          <w:tcPr>
            <w:tcW w:w="0" w:type="auto"/>
          </w:tcPr>
          <w:p w14:paraId="2C643C0D" w14:textId="77777777" w:rsidR="00AB7558" w:rsidRPr="00D765A1" w:rsidRDefault="00AB7558" w:rsidP="00D42F51">
            <w:pPr>
              <w:rPr>
                <w:rFonts w:asciiTheme="majorHAnsi" w:hAnsiTheme="majorHAnsi" w:cstheme="majorHAnsi"/>
              </w:rPr>
            </w:pPr>
          </w:p>
        </w:tc>
        <w:tc>
          <w:tcPr>
            <w:tcW w:w="0" w:type="auto"/>
          </w:tcPr>
          <w:p w14:paraId="1C607832" w14:textId="615D9BB9"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3BEFD5DB"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3D02AB95" w14:textId="77777777" w:rsidTr="008B2D4B">
        <w:tc>
          <w:tcPr>
            <w:tcW w:w="0" w:type="auto"/>
          </w:tcPr>
          <w:p w14:paraId="49295ED1" w14:textId="7088B712" w:rsidR="00AB7558" w:rsidRPr="00D765A1" w:rsidRDefault="00642608" w:rsidP="00A433E2">
            <w:pPr>
              <w:rPr>
                <w:rFonts w:asciiTheme="majorHAnsi" w:hAnsiTheme="majorHAnsi" w:cstheme="majorHAnsi"/>
              </w:rPr>
            </w:pPr>
            <w:r w:rsidRPr="00D765A1">
              <w:rPr>
                <w:rFonts w:asciiTheme="majorHAnsi" w:hAnsiTheme="majorHAnsi" w:cstheme="majorHAnsi"/>
              </w:rPr>
              <w:t xml:space="preserve">2a. </w:t>
            </w:r>
            <w:r w:rsidR="00C76F1C" w:rsidRPr="00D765A1">
              <w:rPr>
                <w:rFonts w:asciiTheme="majorHAnsi" w:hAnsiTheme="majorHAnsi" w:cstheme="majorHAnsi"/>
              </w:rPr>
              <w:t xml:space="preserve">Will your research involve children under the age of </w:t>
            </w:r>
            <w:r w:rsidR="00A433E2" w:rsidRPr="00D765A1">
              <w:rPr>
                <w:rFonts w:asciiTheme="majorHAnsi" w:hAnsiTheme="majorHAnsi" w:cstheme="majorHAnsi"/>
              </w:rPr>
              <w:t>16</w:t>
            </w:r>
            <w:r w:rsidR="00A433E2" w:rsidRPr="00D765A1">
              <w:rPr>
                <w:rStyle w:val="FootnoteReference"/>
                <w:rFonts w:asciiTheme="majorHAnsi" w:hAnsiTheme="majorHAnsi" w:cstheme="majorHAnsi"/>
              </w:rPr>
              <w:footnoteReference w:id="2"/>
            </w:r>
            <w:r w:rsidR="00C76F1C" w:rsidRPr="00D765A1">
              <w:rPr>
                <w:rFonts w:asciiTheme="majorHAnsi" w:hAnsiTheme="majorHAnsi" w:cstheme="majorHAnsi"/>
              </w:rPr>
              <w:t>?</w:t>
            </w:r>
            <w:r w:rsidR="0095353C" w:rsidRPr="00D765A1">
              <w:rPr>
                <w:rFonts w:asciiTheme="majorHAnsi" w:hAnsiTheme="majorHAnsi" w:cstheme="majorHAnsi"/>
              </w:rPr>
              <w:t>*</w:t>
            </w:r>
          </w:p>
        </w:tc>
        <w:tc>
          <w:tcPr>
            <w:tcW w:w="0" w:type="auto"/>
            <w:vAlign w:val="center"/>
          </w:tcPr>
          <w:p w14:paraId="53275CDA" w14:textId="77777777" w:rsidR="00AB7558" w:rsidRPr="00D765A1" w:rsidRDefault="00AB7558" w:rsidP="008B2D4B">
            <w:pPr>
              <w:jc w:val="center"/>
              <w:rPr>
                <w:rFonts w:asciiTheme="majorHAnsi" w:hAnsiTheme="majorHAnsi" w:cstheme="majorHAnsi"/>
              </w:rPr>
            </w:pPr>
          </w:p>
        </w:tc>
        <w:tc>
          <w:tcPr>
            <w:tcW w:w="0" w:type="auto"/>
            <w:vAlign w:val="center"/>
          </w:tcPr>
          <w:p w14:paraId="28220ABD" w14:textId="41AC18BF" w:rsidR="00AB7558" w:rsidRPr="00D765A1" w:rsidRDefault="00846060"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0FEC5B40" w14:textId="77777777" w:rsidTr="008B2D4B">
        <w:tc>
          <w:tcPr>
            <w:tcW w:w="0" w:type="auto"/>
          </w:tcPr>
          <w:p w14:paraId="2A7D5270" w14:textId="017D2A7C" w:rsidR="00C76F1C" w:rsidRPr="00D765A1" w:rsidRDefault="00642608" w:rsidP="007C766D">
            <w:pPr>
              <w:rPr>
                <w:rFonts w:asciiTheme="majorHAnsi" w:hAnsiTheme="majorHAnsi" w:cstheme="majorHAnsi"/>
              </w:rPr>
            </w:pPr>
            <w:r w:rsidRPr="00D765A1">
              <w:rPr>
                <w:rFonts w:asciiTheme="majorHAnsi" w:hAnsiTheme="majorHAnsi" w:cstheme="majorHAnsi"/>
              </w:rPr>
              <w:t>2b.</w:t>
            </w:r>
            <w:r w:rsidR="00C81912" w:rsidRPr="00D765A1">
              <w:rPr>
                <w:rFonts w:asciiTheme="majorHAnsi" w:hAnsiTheme="majorHAnsi" w:cstheme="majorHAnsi"/>
              </w:rPr>
              <w:t xml:space="preserve"> </w:t>
            </w:r>
            <w:r w:rsidR="00C76F1C" w:rsidRPr="00D765A1">
              <w:rPr>
                <w:rFonts w:asciiTheme="majorHAnsi" w:hAnsiTheme="majorHAnsi" w:cstheme="majorHAnsi"/>
              </w:rPr>
              <w:t>Will your research involve the recruitment of vulnerable participants</w:t>
            </w:r>
            <w:r w:rsidR="00CF3E84" w:rsidRPr="00D765A1">
              <w:rPr>
                <w:rFonts w:asciiTheme="majorHAnsi" w:hAnsiTheme="majorHAnsi" w:cstheme="majorHAnsi"/>
              </w:rPr>
              <w:t xml:space="preserve"> </w:t>
            </w:r>
            <w:r w:rsidR="00C76F1C" w:rsidRPr="00D765A1">
              <w:rPr>
                <w:rFonts w:asciiTheme="majorHAnsi" w:hAnsiTheme="majorHAnsi" w:cstheme="majorHAnsi"/>
              </w:rPr>
              <w:t>(</w:t>
            </w:r>
            <w:r w:rsidR="00CF3E84" w:rsidRPr="00D765A1">
              <w:rPr>
                <w:rFonts w:asciiTheme="majorHAnsi" w:hAnsiTheme="majorHAnsi" w:cstheme="majorHAnsi"/>
              </w:rPr>
              <w:t xml:space="preserve">for </w:t>
            </w:r>
            <w:r w:rsidR="00CF3E84" w:rsidRPr="00D765A1">
              <w:rPr>
                <w:rFonts w:asciiTheme="majorHAnsi" w:hAnsiTheme="majorHAnsi" w:cstheme="majorHAnsi"/>
                <w:u w:val="single"/>
              </w:rPr>
              <w:t>example</w:t>
            </w:r>
            <w:r w:rsidR="00C76F1C" w:rsidRPr="00D765A1">
              <w:rPr>
                <w:rFonts w:asciiTheme="majorHAnsi" w:hAnsiTheme="majorHAnsi" w:cstheme="majorHAnsi"/>
              </w:rPr>
              <w:t xml:space="preserve">, participants </w:t>
            </w:r>
            <w:r w:rsidR="00CF3E84" w:rsidRPr="00D765A1">
              <w:rPr>
                <w:rFonts w:asciiTheme="majorHAnsi" w:hAnsiTheme="majorHAnsi" w:cstheme="majorHAnsi"/>
              </w:rPr>
              <w:t xml:space="preserve">with </w:t>
            </w:r>
            <w:r w:rsidR="00C76F1C" w:rsidRPr="00D765A1">
              <w:rPr>
                <w:rFonts w:asciiTheme="majorHAnsi" w:hAnsiTheme="majorHAnsi" w:cstheme="majorHAnsi"/>
              </w:rPr>
              <w:t xml:space="preserve">learning difficulties, </w:t>
            </w:r>
            <w:r w:rsidR="00CF3E84" w:rsidRPr="00D765A1">
              <w:rPr>
                <w:rFonts w:asciiTheme="majorHAnsi" w:hAnsiTheme="majorHAnsi" w:cstheme="majorHAnsi"/>
              </w:rPr>
              <w:t>disabilities, members of marginalised communities, people involved in illegal activities such as drug abuse</w:t>
            </w:r>
            <w:r w:rsidR="00C76F1C" w:rsidRPr="00D765A1">
              <w:rPr>
                <w:rFonts w:asciiTheme="majorHAnsi" w:hAnsiTheme="majorHAnsi" w:cstheme="majorHAnsi"/>
              </w:rPr>
              <w:t>?</w:t>
            </w:r>
            <w:r w:rsidR="0095353C" w:rsidRPr="00D765A1">
              <w:rPr>
                <w:rFonts w:asciiTheme="majorHAnsi" w:hAnsiTheme="majorHAnsi" w:cstheme="majorHAnsi"/>
              </w:rPr>
              <w:t>*</w:t>
            </w:r>
          </w:p>
        </w:tc>
        <w:tc>
          <w:tcPr>
            <w:tcW w:w="0" w:type="auto"/>
            <w:vAlign w:val="center"/>
          </w:tcPr>
          <w:p w14:paraId="24D06E54" w14:textId="77777777" w:rsidR="00C76F1C" w:rsidRPr="00D765A1" w:rsidRDefault="00C76F1C" w:rsidP="008B2D4B">
            <w:pPr>
              <w:jc w:val="center"/>
              <w:rPr>
                <w:rFonts w:asciiTheme="majorHAnsi" w:hAnsiTheme="majorHAnsi" w:cstheme="majorHAnsi"/>
              </w:rPr>
            </w:pPr>
          </w:p>
        </w:tc>
        <w:tc>
          <w:tcPr>
            <w:tcW w:w="0" w:type="auto"/>
            <w:vAlign w:val="center"/>
          </w:tcPr>
          <w:p w14:paraId="6B25459C" w14:textId="514C0C3A" w:rsidR="00C76F1C" w:rsidRPr="00D765A1" w:rsidRDefault="00C81912"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FBCA557" w14:textId="77777777" w:rsidTr="008B2D4B">
        <w:tc>
          <w:tcPr>
            <w:tcW w:w="0" w:type="auto"/>
          </w:tcPr>
          <w:p w14:paraId="7975572D" w14:textId="43A59E60" w:rsidR="00AB7558" w:rsidRPr="00D765A1" w:rsidRDefault="00642608" w:rsidP="00D42F51">
            <w:pPr>
              <w:rPr>
                <w:rFonts w:asciiTheme="majorHAnsi" w:hAnsiTheme="majorHAnsi" w:cstheme="majorHAnsi"/>
              </w:rPr>
            </w:pPr>
            <w:r w:rsidRPr="00D765A1">
              <w:rPr>
                <w:rFonts w:asciiTheme="majorHAnsi" w:hAnsiTheme="majorHAnsi" w:cstheme="majorHAnsi"/>
              </w:rPr>
              <w:t xml:space="preserve">2c. </w:t>
            </w:r>
            <w:r w:rsidR="00AB7558" w:rsidRPr="00D765A1">
              <w:rPr>
                <w:rFonts w:asciiTheme="majorHAnsi" w:hAnsiTheme="majorHAnsi" w:cstheme="majorHAnsi"/>
              </w:rPr>
              <w:t>Will your research involve participants with communication difficulties, including difficulties arising from limited facility with the English language?</w:t>
            </w:r>
            <w:r w:rsidR="0095353C" w:rsidRPr="00D765A1">
              <w:rPr>
                <w:rFonts w:asciiTheme="majorHAnsi" w:hAnsiTheme="majorHAnsi" w:cstheme="majorHAnsi"/>
              </w:rPr>
              <w:t>*</w:t>
            </w:r>
          </w:p>
        </w:tc>
        <w:tc>
          <w:tcPr>
            <w:tcW w:w="0" w:type="auto"/>
            <w:vAlign w:val="center"/>
          </w:tcPr>
          <w:p w14:paraId="259E4AA4" w14:textId="77777777" w:rsidR="00AB7558" w:rsidRPr="00D765A1" w:rsidRDefault="00AB7558" w:rsidP="008B2D4B">
            <w:pPr>
              <w:jc w:val="center"/>
              <w:rPr>
                <w:rFonts w:asciiTheme="majorHAnsi" w:hAnsiTheme="majorHAnsi" w:cstheme="majorHAnsi"/>
              </w:rPr>
            </w:pPr>
          </w:p>
        </w:tc>
        <w:tc>
          <w:tcPr>
            <w:tcW w:w="0" w:type="auto"/>
            <w:vAlign w:val="center"/>
          </w:tcPr>
          <w:p w14:paraId="44A241A1" w14:textId="0E8A5F47" w:rsidR="00AB7558" w:rsidRPr="00D765A1" w:rsidRDefault="00C81912"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362BF847" w14:textId="77777777" w:rsidTr="008B2D4B">
        <w:tc>
          <w:tcPr>
            <w:tcW w:w="0" w:type="auto"/>
          </w:tcPr>
          <w:p w14:paraId="231FCB01" w14:textId="54381073" w:rsidR="00AB7558" w:rsidRPr="00D765A1" w:rsidRDefault="00642608" w:rsidP="00D42F51">
            <w:pPr>
              <w:rPr>
                <w:rFonts w:asciiTheme="majorHAnsi" w:hAnsiTheme="majorHAnsi" w:cstheme="majorHAnsi"/>
              </w:rPr>
            </w:pPr>
            <w:r w:rsidRPr="00D765A1">
              <w:rPr>
                <w:rFonts w:asciiTheme="majorHAnsi" w:hAnsiTheme="majorHAnsi" w:cstheme="majorHAnsi"/>
              </w:rPr>
              <w:t xml:space="preserve">2d. </w:t>
            </w:r>
            <w:r w:rsidR="00AB7558" w:rsidRPr="00D765A1">
              <w:rPr>
                <w:rFonts w:asciiTheme="majorHAnsi" w:hAnsiTheme="majorHAnsi" w:cstheme="majorHAnsi"/>
              </w:rPr>
              <w:t xml:space="preserve">Will your research involve participants in unequal relationships with the researcher(s) (e.g., your own students)? </w:t>
            </w:r>
          </w:p>
        </w:tc>
        <w:tc>
          <w:tcPr>
            <w:tcW w:w="0" w:type="auto"/>
            <w:vAlign w:val="center"/>
          </w:tcPr>
          <w:p w14:paraId="15BBBB62" w14:textId="6388CDE5" w:rsidR="00AB7558" w:rsidRPr="00D765A1" w:rsidRDefault="00D5601C"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5E106628" w14:textId="0C3EE2A0" w:rsidR="00AB7558" w:rsidRPr="00D765A1" w:rsidRDefault="00AB7558" w:rsidP="008B2D4B">
            <w:pPr>
              <w:jc w:val="center"/>
              <w:rPr>
                <w:rFonts w:asciiTheme="majorHAnsi" w:hAnsiTheme="majorHAnsi" w:cstheme="majorHAnsi"/>
              </w:rPr>
            </w:pPr>
          </w:p>
        </w:tc>
      </w:tr>
      <w:tr w:rsidR="00D765A1" w:rsidRPr="00D765A1" w14:paraId="648DC1CB" w14:textId="77777777" w:rsidTr="008B2D4B">
        <w:tc>
          <w:tcPr>
            <w:tcW w:w="0" w:type="auto"/>
          </w:tcPr>
          <w:p w14:paraId="33CFFF04" w14:textId="2D506AAE" w:rsidR="00A433E2" w:rsidRPr="00D765A1" w:rsidRDefault="00A433E2" w:rsidP="00D42F51">
            <w:pPr>
              <w:rPr>
                <w:rFonts w:asciiTheme="majorHAnsi" w:hAnsiTheme="majorHAnsi" w:cstheme="majorHAnsi"/>
              </w:rPr>
            </w:pPr>
            <w:r w:rsidRPr="00D765A1">
              <w:rPr>
                <w:rFonts w:asciiTheme="majorHAnsi" w:hAnsiTheme="majorHAnsi" w:cstheme="majorHAnsi"/>
              </w:rPr>
              <w:t>2e. Will your research involve participants outside of the UK?</w:t>
            </w:r>
          </w:p>
        </w:tc>
        <w:tc>
          <w:tcPr>
            <w:tcW w:w="0" w:type="auto"/>
            <w:vAlign w:val="center"/>
          </w:tcPr>
          <w:p w14:paraId="4D76FB8B" w14:textId="77777777" w:rsidR="00A433E2" w:rsidRPr="00D765A1" w:rsidRDefault="00A433E2" w:rsidP="008B2D4B">
            <w:pPr>
              <w:jc w:val="center"/>
              <w:rPr>
                <w:rFonts w:asciiTheme="majorHAnsi" w:hAnsiTheme="majorHAnsi" w:cstheme="majorHAnsi"/>
              </w:rPr>
            </w:pPr>
          </w:p>
        </w:tc>
        <w:tc>
          <w:tcPr>
            <w:tcW w:w="0" w:type="auto"/>
            <w:vAlign w:val="center"/>
          </w:tcPr>
          <w:p w14:paraId="689CDB16" w14:textId="053FA1E6" w:rsidR="00A433E2" w:rsidRPr="00D765A1" w:rsidRDefault="00C81912"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588E5323" w14:textId="7970E450" w:rsidR="0095353C" w:rsidRPr="00D765A1" w:rsidRDefault="0095353C" w:rsidP="00AB7558">
      <w:pPr>
        <w:rPr>
          <w:rFonts w:asciiTheme="majorHAnsi" w:hAnsiTheme="majorHAnsi" w:cstheme="majorHAnsi"/>
        </w:rPr>
      </w:pPr>
      <w:r w:rsidRPr="00D765A1">
        <w:rPr>
          <w:rFonts w:asciiTheme="majorHAnsi" w:hAnsiTheme="majorHAnsi" w:cstheme="majorHAnsi"/>
        </w:rPr>
        <w:t xml:space="preserve">* If you answered YES to question(s) 2a, 2b or 2c please attach </w:t>
      </w:r>
      <w:r w:rsidR="00813572" w:rsidRPr="00D765A1">
        <w:rPr>
          <w:rFonts w:asciiTheme="majorHAnsi" w:hAnsiTheme="majorHAnsi" w:cstheme="majorHAnsi"/>
        </w:rPr>
        <w:t xml:space="preserve">a copy of </w:t>
      </w:r>
      <w:r w:rsidRPr="00D765A1">
        <w:rPr>
          <w:rFonts w:asciiTheme="majorHAnsi" w:hAnsiTheme="majorHAnsi" w:cstheme="majorHAnsi"/>
        </w:rPr>
        <w:t xml:space="preserve">your Protecting Vulnerable Groups (PVG) clearance from </w:t>
      </w:r>
      <w:hyperlink r:id="rId13" w:history="1">
        <w:r w:rsidRPr="00D765A1">
          <w:rPr>
            <w:rStyle w:val="Hyperlink"/>
            <w:rFonts w:asciiTheme="majorHAnsi" w:hAnsiTheme="majorHAnsi" w:cstheme="majorHAnsi"/>
            <w:color w:val="auto"/>
          </w:rPr>
          <w:t>Disclosure Scotland</w:t>
        </w:r>
      </w:hyperlink>
      <w:r w:rsidRPr="00D765A1">
        <w:rPr>
          <w:rFonts w:asciiTheme="majorHAnsi" w:hAnsiTheme="majorHAnsi" w:cstheme="majorHAnsi"/>
        </w:rPr>
        <w:t xml:space="preserve"> (or the equ</w:t>
      </w:r>
      <w:r w:rsidR="00165243" w:rsidRPr="00D765A1">
        <w:rPr>
          <w:rFonts w:asciiTheme="majorHAnsi" w:hAnsiTheme="majorHAnsi" w:cstheme="majorHAnsi"/>
        </w:rPr>
        <w:t>ivalent in other jurisdictions)</w:t>
      </w:r>
      <w:r w:rsidR="00564C99" w:rsidRPr="00D765A1">
        <w:rPr>
          <w:rFonts w:asciiTheme="majorHAnsi" w:hAnsiTheme="majorHAnsi" w:cstheme="majorHAnsi"/>
        </w:rPr>
        <w:t>.</w:t>
      </w:r>
      <w:r w:rsidRPr="00D765A1">
        <w:rPr>
          <w:rFonts w:asciiTheme="majorHAnsi" w:hAnsiTheme="majorHAnsi" w:cstheme="majorHAnsi"/>
        </w:rPr>
        <w:t xml:space="preserve"> </w:t>
      </w:r>
    </w:p>
    <w:p w14:paraId="76FE6C54" w14:textId="245645FA" w:rsidR="00AB7558" w:rsidRPr="00D765A1" w:rsidRDefault="00AB7558" w:rsidP="00592F25">
      <w:pPr>
        <w:rPr>
          <w:rFonts w:asciiTheme="majorHAnsi" w:hAnsiTheme="majorHAnsi" w:cstheme="majorHAnsi"/>
        </w:rPr>
      </w:pPr>
      <w:r w:rsidRPr="00D765A1">
        <w:rPr>
          <w:rFonts w:asciiTheme="majorHAnsi" w:hAnsiTheme="majorHAnsi" w:cstheme="majorHAnsi"/>
        </w:rPr>
        <w:t xml:space="preserve">Please explain in detail how you intend to recruit your participants </w:t>
      </w:r>
      <w:r w:rsidR="00642608" w:rsidRPr="00D765A1">
        <w:rPr>
          <w:rFonts w:asciiTheme="majorHAnsi" w:hAnsiTheme="majorHAnsi" w:cstheme="majorHAnsi"/>
        </w:rPr>
        <w:t>(including inclusion and exclusion criteria</w:t>
      </w:r>
      <w:r w:rsidR="007C766D" w:rsidRPr="00D765A1">
        <w:rPr>
          <w:rFonts w:asciiTheme="majorHAnsi" w:hAnsiTheme="majorHAnsi" w:cstheme="majorHAnsi"/>
        </w:rPr>
        <w:t xml:space="preserve"> and the participant’s location if outside the UK</w:t>
      </w:r>
      <w:r w:rsidR="00642608" w:rsidRPr="00D765A1">
        <w:rPr>
          <w:rFonts w:asciiTheme="majorHAnsi" w:hAnsiTheme="majorHAnsi" w:cstheme="majorHAnsi"/>
        </w:rPr>
        <w:t>)</w:t>
      </w:r>
      <w:r w:rsidR="00571CAD" w:rsidRPr="00D765A1">
        <w:rPr>
          <w:rFonts w:asciiTheme="majorHAnsi" w:hAnsiTheme="majorHAnsi" w:cstheme="majorHAnsi"/>
        </w:rPr>
        <w:t>.</w:t>
      </w:r>
      <w:r w:rsidR="00642608" w:rsidRPr="00D765A1">
        <w:rPr>
          <w:rFonts w:asciiTheme="majorHAnsi" w:hAnsiTheme="majorHAnsi" w:cstheme="majorHAnsi"/>
        </w:rPr>
        <w:t xml:space="preserve"> </w:t>
      </w:r>
      <w:r w:rsidR="00571CAD" w:rsidRPr="00D765A1">
        <w:rPr>
          <w:rFonts w:asciiTheme="majorHAnsi" w:hAnsiTheme="majorHAnsi" w:cstheme="majorHAnsi"/>
        </w:rPr>
        <w:t xml:space="preserve">Pay </w:t>
      </w:r>
      <w:r w:rsidRPr="00D765A1">
        <w:rPr>
          <w:rFonts w:asciiTheme="majorHAnsi" w:hAnsiTheme="majorHAnsi" w:cstheme="majorHAnsi"/>
        </w:rPr>
        <w:t xml:space="preserve">particular </w:t>
      </w:r>
      <w:r w:rsidR="00571CAD" w:rsidRPr="00D765A1">
        <w:rPr>
          <w:rFonts w:asciiTheme="majorHAnsi" w:hAnsiTheme="majorHAnsi" w:cstheme="majorHAnsi"/>
        </w:rPr>
        <w:t xml:space="preserve">consideration to </w:t>
      </w:r>
      <w:r w:rsidRPr="00D765A1">
        <w:rPr>
          <w:rFonts w:asciiTheme="majorHAnsi" w:hAnsiTheme="majorHAnsi" w:cstheme="majorHAnsi"/>
        </w:rPr>
        <w:t>any issues arising from answering YES to any of these questions:</w:t>
      </w:r>
    </w:p>
    <w:tbl>
      <w:tblPr>
        <w:tblStyle w:val="TableGrid"/>
        <w:tblW w:w="0" w:type="auto"/>
        <w:tblLook w:val="04A0" w:firstRow="1" w:lastRow="0" w:firstColumn="1" w:lastColumn="0" w:noHBand="0" w:noVBand="1"/>
      </w:tblPr>
      <w:tblGrid>
        <w:gridCol w:w="9016"/>
      </w:tblGrid>
      <w:tr w:rsidR="00AB7558" w:rsidRPr="00D765A1" w14:paraId="5B4A8654" w14:textId="77777777" w:rsidTr="00D42F51">
        <w:tc>
          <w:tcPr>
            <w:tcW w:w="9242" w:type="dxa"/>
          </w:tcPr>
          <w:p w14:paraId="7D67B7B5" w14:textId="638F3FB5" w:rsidR="00594E69" w:rsidRPr="00D765A1" w:rsidRDefault="00AB53DA" w:rsidP="006C5652">
            <w:pPr>
              <w:rPr>
                <w:rFonts w:asciiTheme="majorHAnsi" w:hAnsiTheme="majorHAnsi" w:cstheme="majorHAnsi"/>
              </w:rPr>
            </w:pPr>
            <w:r w:rsidRPr="00D765A1">
              <w:rPr>
                <w:rFonts w:asciiTheme="majorHAnsi" w:hAnsiTheme="majorHAnsi" w:cstheme="majorHAnsi"/>
              </w:rPr>
              <w:t>T</w:t>
            </w:r>
            <w:r w:rsidR="006C5652" w:rsidRPr="00D765A1">
              <w:rPr>
                <w:rFonts w:asciiTheme="majorHAnsi" w:hAnsiTheme="majorHAnsi" w:cstheme="majorHAnsi"/>
              </w:rPr>
              <w:t xml:space="preserve">he primary group </w:t>
            </w:r>
            <w:r w:rsidR="00E0141A" w:rsidRPr="00D765A1">
              <w:rPr>
                <w:rFonts w:asciiTheme="majorHAnsi" w:hAnsiTheme="majorHAnsi" w:cstheme="majorHAnsi"/>
              </w:rPr>
              <w:t>of</w:t>
            </w:r>
            <w:r w:rsidR="006C5652" w:rsidRPr="00D765A1">
              <w:rPr>
                <w:rFonts w:asciiTheme="majorHAnsi" w:hAnsiTheme="majorHAnsi" w:cstheme="majorHAnsi"/>
              </w:rPr>
              <w:t xml:space="preserve"> participants </w:t>
            </w:r>
            <w:r w:rsidR="00E0141A" w:rsidRPr="00D765A1">
              <w:rPr>
                <w:rFonts w:asciiTheme="majorHAnsi" w:hAnsiTheme="majorHAnsi" w:cstheme="majorHAnsi"/>
              </w:rPr>
              <w:t>taking part i</w:t>
            </w:r>
            <w:r w:rsidR="00594E69" w:rsidRPr="00D765A1">
              <w:rPr>
                <w:rFonts w:asciiTheme="majorHAnsi" w:hAnsiTheme="majorHAnsi" w:cstheme="majorHAnsi"/>
              </w:rPr>
              <w:t xml:space="preserve">n the </w:t>
            </w:r>
            <w:r w:rsidR="00562E7F" w:rsidRPr="00D765A1">
              <w:rPr>
                <w:rFonts w:asciiTheme="majorHAnsi" w:hAnsiTheme="majorHAnsi" w:cstheme="majorHAnsi"/>
              </w:rPr>
              <w:t>semi-structured interviews</w:t>
            </w:r>
            <w:r w:rsidR="00594E69" w:rsidRPr="00D765A1">
              <w:rPr>
                <w:rFonts w:asciiTheme="majorHAnsi" w:hAnsiTheme="majorHAnsi" w:cstheme="majorHAnsi"/>
              </w:rPr>
              <w:t xml:space="preserve"> will be students and staff within the Discipline of Computing at the University of Dundee. </w:t>
            </w:r>
          </w:p>
          <w:p w14:paraId="21AC19E4" w14:textId="77777777" w:rsidR="00CD3238" w:rsidRPr="00D765A1" w:rsidRDefault="00CD3238" w:rsidP="00CD3238">
            <w:pPr>
              <w:rPr>
                <w:rFonts w:asciiTheme="majorHAnsi" w:hAnsiTheme="majorHAnsi" w:cstheme="majorHAnsi"/>
                <w:iCs/>
              </w:rPr>
            </w:pPr>
            <w:r w:rsidRPr="00D765A1">
              <w:rPr>
                <w:rFonts w:asciiTheme="majorHAnsi" w:hAnsiTheme="majorHAnsi" w:cstheme="majorHAnsi"/>
                <w:iCs/>
              </w:rPr>
              <w:t>This research will not involve participants who are young or vulnerable.</w:t>
            </w:r>
          </w:p>
          <w:p w14:paraId="3A170F20" w14:textId="6269FC71" w:rsidR="00CD3238" w:rsidRPr="00D765A1" w:rsidRDefault="00CD3238" w:rsidP="00CD3238">
            <w:pPr>
              <w:rPr>
                <w:rFonts w:asciiTheme="majorHAnsi" w:hAnsiTheme="majorHAnsi" w:cstheme="majorHAnsi"/>
              </w:rPr>
            </w:pPr>
            <w:r w:rsidRPr="00D765A1">
              <w:rPr>
                <w:rFonts w:asciiTheme="majorHAnsi" w:hAnsiTheme="majorHAnsi" w:cstheme="majorHAnsi"/>
                <w:iCs/>
              </w:rPr>
              <w:t>This research will not involve participants who are outside the UK.</w:t>
            </w:r>
          </w:p>
          <w:p w14:paraId="6EDC0DEB" w14:textId="348CB8A6" w:rsidR="006C5652" w:rsidRPr="00D765A1" w:rsidRDefault="006C5652" w:rsidP="006C5652">
            <w:pPr>
              <w:rPr>
                <w:rFonts w:asciiTheme="majorHAnsi" w:hAnsiTheme="majorHAnsi" w:cstheme="majorHAnsi"/>
              </w:rPr>
            </w:pPr>
            <w:r w:rsidRPr="00D765A1">
              <w:rPr>
                <w:rFonts w:asciiTheme="majorHAnsi" w:hAnsiTheme="majorHAnsi" w:cstheme="majorHAnsi"/>
              </w:rPr>
              <w:t xml:space="preserve">Invitations to participate in the study will be issued </w:t>
            </w:r>
            <w:r w:rsidR="007414F9" w:rsidRPr="00D765A1">
              <w:rPr>
                <w:rFonts w:asciiTheme="majorHAnsi" w:hAnsiTheme="majorHAnsi" w:cstheme="majorHAnsi"/>
              </w:rPr>
              <w:t xml:space="preserve">to Computing Staff and Students </w:t>
            </w:r>
            <w:r w:rsidRPr="00D765A1">
              <w:rPr>
                <w:rFonts w:asciiTheme="majorHAnsi" w:hAnsiTheme="majorHAnsi" w:cstheme="majorHAnsi"/>
              </w:rPr>
              <w:t>via the following methods</w:t>
            </w:r>
            <w:r w:rsidR="00F54A1A" w:rsidRPr="00D765A1">
              <w:rPr>
                <w:rFonts w:asciiTheme="majorHAnsi" w:hAnsiTheme="majorHAnsi" w:cstheme="majorHAnsi"/>
              </w:rPr>
              <w:t>:</w:t>
            </w:r>
          </w:p>
          <w:p w14:paraId="361E3DD4" w14:textId="04C4C721" w:rsidR="002C6CA5" w:rsidRPr="00D765A1" w:rsidRDefault="007414F9" w:rsidP="007414F9">
            <w:pPr>
              <w:pStyle w:val="ListParagraph"/>
              <w:numPr>
                <w:ilvl w:val="0"/>
                <w:numId w:val="38"/>
              </w:numPr>
              <w:rPr>
                <w:rFonts w:asciiTheme="majorHAnsi" w:hAnsiTheme="majorHAnsi" w:cstheme="majorHAnsi"/>
              </w:rPr>
            </w:pPr>
            <w:r w:rsidRPr="00D765A1">
              <w:rPr>
                <w:rFonts w:asciiTheme="majorHAnsi" w:hAnsiTheme="majorHAnsi" w:cstheme="majorHAnsi"/>
              </w:rPr>
              <w:t>B</w:t>
            </w:r>
            <w:r w:rsidR="006C5652" w:rsidRPr="00D765A1">
              <w:rPr>
                <w:rFonts w:asciiTheme="majorHAnsi" w:hAnsiTheme="majorHAnsi" w:cstheme="majorHAnsi"/>
              </w:rPr>
              <w:t>y</w:t>
            </w:r>
            <w:r w:rsidR="0020349F" w:rsidRPr="00D765A1">
              <w:rPr>
                <w:rFonts w:asciiTheme="majorHAnsi" w:hAnsiTheme="majorHAnsi" w:cstheme="majorHAnsi"/>
              </w:rPr>
              <w:t xml:space="preserve"> </w:t>
            </w:r>
            <w:r w:rsidR="00EF2951" w:rsidRPr="00D765A1">
              <w:rPr>
                <w:rFonts w:asciiTheme="majorHAnsi" w:hAnsiTheme="majorHAnsi" w:cstheme="majorHAnsi"/>
              </w:rPr>
              <w:t xml:space="preserve">speaking to them in person and ascertaining if they are available for 15-20 </w:t>
            </w:r>
            <w:r w:rsidR="00056F16" w:rsidRPr="00D765A1">
              <w:rPr>
                <w:rFonts w:asciiTheme="majorHAnsi" w:hAnsiTheme="majorHAnsi" w:cstheme="majorHAnsi"/>
              </w:rPr>
              <w:t>minutes</w:t>
            </w:r>
            <w:r w:rsidR="00EF2951" w:rsidRPr="00D765A1">
              <w:rPr>
                <w:rFonts w:asciiTheme="majorHAnsi" w:hAnsiTheme="majorHAnsi" w:cstheme="majorHAnsi"/>
              </w:rPr>
              <w:t xml:space="preserve"> to participate in the study. </w:t>
            </w:r>
            <w:r w:rsidR="00CF08D1" w:rsidRPr="00D765A1">
              <w:rPr>
                <w:rFonts w:asciiTheme="majorHAnsi" w:hAnsiTheme="majorHAnsi" w:cstheme="majorHAnsi"/>
              </w:rPr>
              <w:t xml:space="preserve"> </w:t>
            </w:r>
          </w:p>
          <w:p w14:paraId="49D5ACD7" w14:textId="22CAD967" w:rsidR="007414F9" w:rsidRPr="00D765A1" w:rsidRDefault="007414F9" w:rsidP="007414F9">
            <w:pPr>
              <w:pStyle w:val="ListParagraph"/>
              <w:numPr>
                <w:ilvl w:val="0"/>
                <w:numId w:val="38"/>
              </w:numPr>
              <w:rPr>
                <w:rFonts w:asciiTheme="majorHAnsi" w:hAnsiTheme="majorHAnsi" w:cstheme="majorHAnsi"/>
              </w:rPr>
            </w:pPr>
            <w:r w:rsidRPr="00D765A1">
              <w:rPr>
                <w:rFonts w:asciiTheme="majorHAnsi" w:hAnsiTheme="majorHAnsi" w:cstheme="majorHAnsi"/>
              </w:rPr>
              <w:t xml:space="preserve">Through an email distributed by the School ‘admin’ requesting participants. </w:t>
            </w:r>
          </w:p>
          <w:p w14:paraId="118FE3B1" w14:textId="1823F00C" w:rsidR="004C08CD" w:rsidRPr="00D765A1" w:rsidRDefault="004C08CD" w:rsidP="008B2D4B">
            <w:pPr>
              <w:rPr>
                <w:rFonts w:asciiTheme="majorHAnsi" w:hAnsiTheme="majorHAnsi" w:cstheme="majorHAnsi"/>
              </w:rPr>
            </w:pPr>
            <w:r w:rsidRPr="00D765A1">
              <w:rPr>
                <w:rFonts w:asciiTheme="majorHAnsi" w:hAnsiTheme="majorHAnsi" w:cstheme="majorHAnsi"/>
              </w:rPr>
              <w:t xml:space="preserve">To prevent the risk of an unequal relationship being present, any emails, postings, </w:t>
            </w:r>
            <w:r w:rsidR="002D14AF" w:rsidRPr="00D765A1">
              <w:rPr>
                <w:rFonts w:asciiTheme="majorHAnsi" w:hAnsiTheme="majorHAnsi" w:cstheme="majorHAnsi"/>
              </w:rPr>
              <w:t>and communications</w:t>
            </w:r>
            <w:r w:rsidRPr="00D765A1">
              <w:rPr>
                <w:rFonts w:asciiTheme="majorHAnsi" w:hAnsiTheme="majorHAnsi" w:cstheme="majorHAnsi"/>
              </w:rPr>
              <w:t xml:space="preserve"> </w:t>
            </w:r>
            <w:r w:rsidR="00594E69" w:rsidRPr="00D765A1">
              <w:rPr>
                <w:rFonts w:asciiTheme="majorHAnsi" w:hAnsiTheme="majorHAnsi" w:cstheme="majorHAnsi"/>
              </w:rPr>
              <w:t>will</w:t>
            </w:r>
            <w:r w:rsidRPr="00D765A1">
              <w:rPr>
                <w:rFonts w:asciiTheme="majorHAnsi" w:hAnsiTheme="majorHAnsi" w:cstheme="majorHAnsi"/>
              </w:rPr>
              <w:t xml:space="preserve"> NOT come </w:t>
            </w:r>
            <w:r w:rsidR="002D14AF" w:rsidRPr="00D765A1">
              <w:rPr>
                <w:rFonts w:asciiTheme="majorHAnsi" w:hAnsiTheme="majorHAnsi" w:cstheme="majorHAnsi"/>
              </w:rPr>
              <w:t xml:space="preserve">directly </w:t>
            </w:r>
            <w:r w:rsidRPr="00D765A1">
              <w:rPr>
                <w:rFonts w:asciiTheme="majorHAnsi" w:hAnsiTheme="majorHAnsi" w:cstheme="majorHAnsi"/>
              </w:rPr>
              <w:t>from the Chief Investigator</w:t>
            </w:r>
            <w:r w:rsidR="00427CC4" w:rsidRPr="00D765A1">
              <w:rPr>
                <w:rFonts w:asciiTheme="majorHAnsi" w:hAnsiTheme="majorHAnsi" w:cstheme="majorHAnsi"/>
              </w:rPr>
              <w:t xml:space="preserve"> (p</w:t>
            </w:r>
            <w:r w:rsidRPr="00D765A1">
              <w:rPr>
                <w:rFonts w:asciiTheme="majorHAnsi" w:hAnsiTheme="majorHAnsi" w:cstheme="majorHAnsi"/>
              </w:rPr>
              <w:t xml:space="preserve">roject </w:t>
            </w:r>
            <w:r w:rsidR="00427CC4" w:rsidRPr="00D765A1">
              <w:rPr>
                <w:rFonts w:asciiTheme="majorHAnsi" w:hAnsiTheme="majorHAnsi" w:cstheme="majorHAnsi"/>
              </w:rPr>
              <w:t>s</w:t>
            </w:r>
            <w:r w:rsidRPr="00D765A1">
              <w:rPr>
                <w:rFonts w:asciiTheme="majorHAnsi" w:hAnsiTheme="majorHAnsi" w:cstheme="majorHAnsi"/>
              </w:rPr>
              <w:t>upervisor</w:t>
            </w:r>
            <w:r w:rsidR="00427CC4" w:rsidRPr="00D765A1">
              <w:rPr>
                <w:rFonts w:asciiTheme="majorHAnsi" w:hAnsiTheme="majorHAnsi" w:cstheme="majorHAnsi"/>
              </w:rPr>
              <w:t>)</w:t>
            </w:r>
            <w:r w:rsidR="00B5040F" w:rsidRPr="00D765A1">
              <w:rPr>
                <w:rFonts w:asciiTheme="majorHAnsi" w:hAnsiTheme="majorHAnsi" w:cstheme="majorHAnsi"/>
              </w:rPr>
              <w:t xml:space="preserve"> but through the </w:t>
            </w:r>
            <w:r w:rsidR="00427CC4" w:rsidRPr="00D765A1">
              <w:rPr>
                <w:rFonts w:asciiTheme="majorHAnsi" w:hAnsiTheme="majorHAnsi" w:cstheme="majorHAnsi"/>
              </w:rPr>
              <w:t xml:space="preserve">Principal </w:t>
            </w:r>
            <w:r w:rsidR="008B276B" w:rsidRPr="00D765A1">
              <w:rPr>
                <w:rFonts w:asciiTheme="majorHAnsi" w:hAnsiTheme="majorHAnsi" w:cstheme="majorHAnsi"/>
              </w:rPr>
              <w:t>Investigator or throu</w:t>
            </w:r>
            <w:r w:rsidR="00B5040F" w:rsidRPr="00D765A1">
              <w:rPr>
                <w:rFonts w:asciiTheme="majorHAnsi" w:hAnsiTheme="majorHAnsi" w:cstheme="majorHAnsi"/>
              </w:rPr>
              <w:t xml:space="preserve">gh a </w:t>
            </w:r>
            <w:r w:rsidR="00D3641D" w:rsidRPr="00D765A1">
              <w:rPr>
                <w:rFonts w:asciiTheme="majorHAnsi" w:hAnsiTheme="majorHAnsi" w:cstheme="majorHAnsi"/>
              </w:rPr>
              <w:t>designated School ‘admin’ with no involvement in the research being undertaken</w:t>
            </w:r>
            <w:r w:rsidRPr="00D765A1">
              <w:rPr>
                <w:rFonts w:asciiTheme="majorHAnsi" w:hAnsiTheme="majorHAnsi" w:cstheme="majorHAnsi"/>
              </w:rPr>
              <w:t xml:space="preserve">. </w:t>
            </w:r>
          </w:p>
          <w:p w14:paraId="57C8739F" w14:textId="0784D96E" w:rsidR="00594E69" w:rsidRPr="00D765A1" w:rsidRDefault="00594E69" w:rsidP="008B2D4B">
            <w:pPr>
              <w:rPr>
                <w:rFonts w:asciiTheme="majorHAnsi" w:hAnsiTheme="majorHAnsi" w:cstheme="majorHAnsi"/>
              </w:rPr>
            </w:pPr>
            <w:r w:rsidRPr="00D765A1">
              <w:rPr>
                <w:rFonts w:asciiTheme="majorHAnsi" w:hAnsiTheme="majorHAnsi" w:cstheme="majorHAnsi"/>
              </w:rPr>
              <w:t xml:space="preserve">When liaising with participants electronically, the </w:t>
            </w:r>
            <w:r w:rsidR="008B276B" w:rsidRPr="00D765A1">
              <w:rPr>
                <w:rFonts w:asciiTheme="majorHAnsi" w:hAnsiTheme="majorHAnsi" w:cstheme="majorHAnsi"/>
              </w:rPr>
              <w:t>P</w:t>
            </w:r>
            <w:r w:rsidRPr="00D765A1">
              <w:rPr>
                <w:rFonts w:asciiTheme="majorHAnsi" w:hAnsiTheme="majorHAnsi" w:cstheme="majorHAnsi"/>
              </w:rPr>
              <w:t xml:space="preserve">rincipal </w:t>
            </w:r>
            <w:r w:rsidR="008B276B" w:rsidRPr="00D765A1">
              <w:rPr>
                <w:rFonts w:asciiTheme="majorHAnsi" w:hAnsiTheme="majorHAnsi" w:cstheme="majorHAnsi"/>
              </w:rPr>
              <w:t>I</w:t>
            </w:r>
            <w:r w:rsidRPr="00D765A1">
              <w:rPr>
                <w:rFonts w:asciiTheme="majorHAnsi" w:hAnsiTheme="majorHAnsi" w:cstheme="majorHAnsi"/>
              </w:rPr>
              <w:t>nvestigator will use their University of Dundee (@dundee) account and email</w:t>
            </w:r>
            <w:r w:rsidR="008B276B" w:rsidRPr="00D765A1">
              <w:rPr>
                <w:rFonts w:asciiTheme="majorHAnsi" w:hAnsiTheme="majorHAnsi" w:cstheme="majorHAnsi"/>
              </w:rPr>
              <w:t>.</w:t>
            </w:r>
            <w:r w:rsidR="00EF2951" w:rsidRPr="00D765A1">
              <w:rPr>
                <w:rFonts w:asciiTheme="majorHAnsi" w:hAnsiTheme="majorHAnsi" w:cstheme="majorHAnsi"/>
              </w:rPr>
              <w:t xml:space="preserve"> </w:t>
            </w:r>
          </w:p>
          <w:p w14:paraId="0B9C5597" w14:textId="7FC0EA1D" w:rsidR="006C5652" w:rsidRPr="00D765A1" w:rsidRDefault="008B276B" w:rsidP="00D95541">
            <w:pPr>
              <w:rPr>
                <w:rFonts w:asciiTheme="majorHAnsi" w:hAnsiTheme="majorHAnsi" w:cstheme="majorHAnsi"/>
              </w:rPr>
            </w:pPr>
            <w:r w:rsidRPr="00D765A1">
              <w:rPr>
                <w:rFonts w:asciiTheme="majorHAnsi" w:hAnsiTheme="majorHAnsi" w:cstheme="majorHAnsi"/>
              </w:rPr>
              <w:lastRenderedPageBreak/>
              <w:t xml:space="preserve">It is estimated that </w:t>
            </w:r>
            <w:r w:rsidR="006C5652" w:rsidRPr="00D765A1">
              <w:rPr>
                <w:rFonts w:asciiTheme="majorHAnsi" w:hAnsiTheme="majorHAnsi" w:cstheme="majorHAnsi"/>
              </w:rPr>
              <w:t>between 5 and 15 participants will be recruited</w:t>
            </w:r>
            <w:r w:rsidR="00D95541" w:rsidRPr="00D765A1">
              <w:rPr>
                <w:rFonts w:asciiTheme="majorHAnsi" w:hAnsiTheme="majorHAnsi" w:cstheme="majorHAnsi"/>
              </w:rPr>
              <w:t xml:space="preserve"> for the semi-structured interviews. </w:t>
            </w:r>
          </w:p>
          <w:p w14:paraId="7F5A23F7" w14:textId="1D964C1A" w:rsidR="005E1EE2" w:rsidRPr="00D765A1" w:rsidRDefault="005E1EE2" w:rsidP="006C0997">
            <w:pPr>
              <w:rPr>
                <w:rFonts w:asciiTheme="majorHAnsi" w:hAnsiTheme="majorHAnsi" w:cstheme="majorHAnsi"/>
              </w:rPr>
            </w:pPr>
            <w:r w:rsidRPr="00D765A1">
              <w:rPr>
                <w:rFonts w:asciiTheme="majorHAnsi" w:hAnsiTheme="majorHAnsi" w:cstheme="majorHAnsi"/>
              </w:rPr>
              <w:t xml:space="preserve">Inclusion criteria: Participants from the named </w:t>
            </w:r>
            <w:r w:rsidR="00F5305E" w:rsidRPr="00D765A1">
              <w:rPr>
                <w:rFonts w:asciiTheme="majorHAnsi" w:hAnsiTheme="majorHAnsi" w:cstheme="majorHAnsi"/>
              </w:rPr>
              <w:t>groups</w:t>
            </w:r>
            <w:r w:rsidRPr="00D765A1">
              <w:rPr>
                <w:rFonts w:asciiTheme="majorHAnsi" w:hAnsiTheme="majorHAnsi" w:cstheme="majorHAnsi"/>
              </w:rPr>
              <w:t xml:space="preserve"> above </w:t>
            </w:r>
            <w:r w:rsidR="00791B4A" w:rsidRPr="00D765A1">
              <w:rPr>
                <w:rFonts w:asciiTheme="majorHAnsi" w:hAnsiTheme="majorHAnsi" w:cstheme="majorHAnsi"/>
              </w:rPr>
              <w:t>who are 18 years or over</w:t>
            </w:r>
            <w:r w:rsidR="003A1703" w:rsidRPr="00D765A1">
              <w:rPr>
                <w:rFonts w:asciiTheme="majorHAnsi" w:hAnsiTheme="majorHAnsi" w:cstheme="majorHAnsi"/>
              </w:rPr>
              <w:t>, based in the UK,</w:t>
            </w:r>
            <w:r w:rsidR="001E069B" w:rsidRPr="00D765A1">
              <w:rPr>
                <w:rFonts w:asciiTheme="majorHAnsi" w:hAnsiTheme="majorHAnsi" w:cstheme="majorHAnsi"/>
              </w:rPr>
              <w:t xml:space="preserve"> who are not deemed vulnerable, </w:t>
            </w:r>
            <w:r w:rsidR="00E26254" w:rsidRPr="00D765A1">
              <w:rPr>
                <w:rFonts w:asciiTheme="majorHAnsi" w:hAnsiTheme="majorHAnsi" w:cstheme="majorHAnsi"/>
              </w:rPr>
              <w:t xml:space="preserve">and </w:t>
            </w:r>
            <w:r w:rsidR="00AD36C8" w:rsidRPr="00D765A1">
              <w:rPr>
                <w:rFonts w:asciiTheme="majorHAnsi" w:hAnsiTheme="majorHAnsi" w:cstheme="majorHAnsi"/>
              </w:rPr>
              <w:t xml:space="preserve">who are capable of giving their </w:t>
            </w:r>
            <w:r w:rsidR="006C0997" w:rsidRPr="00D765A1">
              <w:rPr>
                <w:rFonts w:asciiTheme="majorHAnsi" w:hAnsiTheme="majorHAnsi" w:cstheme="majorHAnsi"/>
              </w:rPr>
              <w:t xml:space="preserve">own </w:t>
            </w:r>
            <w:r w:rsidR="00AD36C8" w:rsidRPr="00D765A1">
              <w:rPr>
                <w:rFonts w:asciiTheme="majorHAnsi" w:hAnsiTheme="majorHAnsi" w:cstheme="majorHAnsi"/>
              </w:rPr>
              <w:t>consent</w:t>
            </w:r>
            <w:r w:rsidR="00E26254" w:rsidRPr="00D765A1">
              <w:rPr>
                <w:rFonts w:asciiTheme="majorHAnsi" w:hAnsiTheme="majorHAnsi" w:cstheme="majorHAnsi"/>
              </w:rPr>
              <w:t>.</w:t>
            </w:r>
          </w:p>
          <w:p w14:paraId="55B9B295" w14:textId="77777777" w:rsidR="00AB7558" w:rsidRPr="00D765A1" w:rsidRDefault="005E1EE2" w:rsidP="00D42F51">
            <w:pPr>
              <w:rPr>
                <w:rFonts w:asciiTheme="majorHAnsi" w:hAnsiTheme="majorHAnsi" w:cstheme="majorHAnsi"/>
              </w:rPr>
            </w:pPr>
            <w:r w:rsidRPr="00D765A1">
              <w:rPr>
                <w:rFonts w:asciiTheme="majorHAnsi" w:hAnsiTheme="majorHAnsi" w:cstheme="majorHAnsi"/>
              </w:rPr>
              <w:t xml:space="preserve">Exclusion criteria: </w:t>
            </w:r>
            <w:r w:rsidR="00E26254" w:rsidRPr="00D765A1">
              <w:rPr>
                <w:rFonts w:asciiTheme="majorHAnsi" w:hAnsiTheme="majorHAnsi" w:cstheme="majorHAnsi"/>
              </w:rPr>
              <w:t>N/A</w:t>
            </w:r>
          </w:p>
          <w:p w14:paraId="0C3B5578" w14:textId="5ADE3A15" w:rsidR="00532F9E" w:rsidRPr="00D765A1" w:rsidRDefault="00056F16" w:rsidP="00D42F51">
            <w:pPr>
              <w:rPr>
                <w:rFonts w:asciiTheme="majorHAnsi" w:hAnsiTheme="majorHAnsi" w:cstheme="majorHAnsi"/>
              </w:rPr>
            </w:pPr>
            <w:r w:rsidRPr="00D765A1">
              <w:rPr>
                <w:rFonts w:asciiTheme="majorHAnsi" w:hAnsiTheme="majorHAnsi" w:cstheme="majorHAnsi"/>
              </w:rPr>
              <w:t xml:space="preserve">Please see the attached document titled “Email to Participants” for a draft of the recruitment email. </w:t>
            </w:r>
          </w:p>
        </w:tc>
      </w:tr>
    </w:tbl>
    <w:p w14:paraId="67692F38" w14:textId="77777777" w:rsidR="00AB7558" w:rsidRPr="00D765A1" w:rsidRDefault="00AB7558" w:rsidP="00AB7558">
      <w:pPr>
        <w:rPr>
          <w:rFonts w:asciiTheme="majorHAnsi" w:hAnsiTheme="majorHAnsi" w:cstheme="majorHAnsi"/>
        </w:rPr>
      </w:pPr>
    </w:p>
    <w:p w14:paraId="49456198" w14:textId="77777777"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3. Informed consent</w:t>
      </w:r>
    </w:p>
    <w:tbl>
      <w:tblPr>
        <w:tblStyle w:val="TableGrid"/>
        <w:tblW w:w="0" w:type="auto"/>
        <w:tblLook w:val="04A0" w:firstRow="1" w:lastRow="0" w:firstColumn="1" w:lastColumn="0" w:noHBand="0" w:noVBand="1"/>
      </w:tblPr>
      <w:tblGrid>
        <w:gridCol w:w="7980"/>
        <w:gridCol w:w="532"/>
        <w:gridCol w:w="504"/>
      </w:tblGrid>
      <w:tr w:rsidR="00D765A1" w:rsidRPr="00D765A1" w14:paraId="268DBCE1" w14:textId="77777777" w:rsidTr="00D42F51">
        <w:tc>
          <w:tcPr>
            <w:tcW w:w="0" w:type="auto"/>
          </w:tcPr>
          <w:p w14:paraId="05BDCD6D" w14:textId="77777777" w:rsidR="00AB7558" w:rsidRPr="00D765A1" w:rsidRDefault="00AB7558" w:rsidP="00D42F51">
            <w:pPr>
              <w:rPr>
                <w:rFonts w:asciiTheme="majorHAnsi" w:hAnsiTheme="majorHAnsi" w:cstheme="majorHAnsi"/>
              </w:rPr>
            </w:pPr>
          </w:p>
        </w:tc>
        <w:tc>
          <w:tcPr>
            <w:tcW w:w="0" w:type="auto"/>
          </w:tcPr>
          <w:p w14:paraId="5D7E93D4"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5BFA25E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NO</w:t>
            </w:r>
          </w:p>
        </w:tc>
      </w:tr>
      <w:tr w:rsidR="00D765A1" w:rsidRPr="00D765A1" w14:paraId="40F210B5" w14:textId="77777777" w:rsidTr="008B2D4B">
        <w:tc>
          <w:tcPr>
            <w:tcW w:w="0" w:type="auto"/>
          </w:tcPr>
          <w:p w14:paraId="2693DE07" w14:textId="0D0D1C4B"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3a. </w:t>
            </w:r>
            <w:r w:rsidR="00AB7558" w:rsidRPr="00D765A1">
              <w:rPr>
                <w:rFonts w:asciiTheme="majorHAnsi" w:hAnsiTheme="majorHAnsi" w:cstheme="majorHAnsi"/>
              </w:rPr>
              <w:t xml:space="preserve">Will all participants be fully informed why the project is being conducted and what their participation will involve, and will this information be given before the project begins? </w:t>
            </w:r>
          </w:p>
        </w:tc>
        <w:tc>
          <w:tcPr>
            <w:tcW w:w="0" w:type="auto"/>
            <w:vAlign w:val="center"/>
          </w:tcPr>
          <w:p w14:paraId="11B987AA" w14:textId="3B3E329A" w:rsidR="00AB7558" w:rsidRPr="00D765A1" w:rsidRDefault="00E01442"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1596456D" w14:textId="77777777" w:rsidR="00AB7558" w:rsidRPr="00D765A1" w:rsidRDefault="00AB7558" w:rsidP="008B2D4B">
            <w:pPr>
              <w:jc w:val="center"/>
              <w:rPr>
                <w:rFonts w:asciiTheme="majorHAnsi" w:hAnsiTheme="majorHAnsi" w:cstheme="majorHAnsi"/>
              </w:rPr>
            </w:pPr>
          </w:p>
        </w:tc>
      </w:tr>
      <w:tr w:rsidR="00D765A1" w:rsidRPr="00D765A1" w14:paraId="65D01415" w14:textId="77777777" w:rsidTr="008B2D4B">
        <w:tc>
          <w:tcPr>
            <w:tcW w:w="0" w:type="auto"/>
          </w:tcPr>
          <w:p w14:paraId="2177CCBE" w14:textId="4B032018"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3b. </w:t>
            </w:r>
            <w:r w:rsidR="00AB7558" w:rsidRPr="00D765A1">
              <w:rPr>
                <w:rFonts w:asciiTheme="majorHAnsi" w:hAnsiTheme="majorHAnsi" w:cstheme="majorHAnsi"/>
              </w:rPr>
              <w:t xml:space="preserve">Will every participant be asked to give written consent to participation?  </w:t>
            </w:r>
          </w:p>
        </w:tc>
        <w:tc>
          <w:tcPr>
            <w:tcW w:w="0" w:type="auto"/>
            <w:vAlign w:val="center"/>
          </w:tcPr>
          <w:p w14:paraId="0BF65876" w14:textId="73B74556"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04AC6CA1" w14:textId="77777777" w:rsidR="00AB7558" w:rsidRPr="00D765A1" w:rsidRDefault="00AB7558" w:rsidP="008B2D4B">
            <w:pPr>
              <w:jc w:val="center"/>
              <w:rPr>
                <w:rFonts w:asciiTheme="majorHAnsi" w:hAnsiTheme="majorHAnsi" w:cstheme="majorHAnsi"/>
              </w:rPr>
            </w:pPr>
          </w:p>
        </w:tc>
      </w:tr>
      <w:tr w:rsidR="00D765A1" w:rsidRPr="00D765A1" w14:paraId="048BFDA6" w14:textId="77777777" w:rsidTr="008B2D4B">
        <w:tc>
          <w:tcPr>
            <w:tcW w:w="0" w:type="auto"/>
          </w:tcPr>
          <w:p w14:paraId="7A9F6149" w14:textId="4BB8D88A"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3c. </w:t>
            </w:r>
            <w:r w:rsidR="00AB7558" w:rsidRPr="00D765A1">
              <w:rPr>
                <w:rFonts w:asciiTheme="majorHAnsi" w:hAnsiTheme="majorHAnsi" w:cstheme="majorHAnsi"/>
              </w:rPr>
              <w:t xml:space="preserve">Will all participants be fully informed about what data will be collected, </w:t>
            </w:r>
            <w:hyperlink r:id="rId14" w:history="1">
              <w:r w:rsidR="00AB7558" w:rsidRPr="00D765A1">
                <w:rPr>
                  <w:rStyle w:val="Hyperlink"/>
                  <w:rFonts w:asciiTheme="majorHAnsi" w:hAnsiTheme="majorHAnsi" w:cstheme="majorHAnsi"/>
                  <w:color w:val="auto"/>
                </w:rPr>
                <w:t>where and for how long it will be stored</w:t>
              </w:r>
            </w:hyperlink>
            <w:r w:rsidR="00D56AF1" w:rsidRPr="00D765A1">
              <w:rPr>
                <w:rFonts w:asciiTheme="majorHAnsi" w:hAnsiTheme="majorHAnsi" w:cstheme="majorHAnsi"/>
              </w:rPr>
              <w:t>, and their rights under data protection legislation</w:t>
            </w:r>
            <w:r w:rsidR="00AB7558" w:rsidRPr="00D765A1">
              <w:rPr>
                <w:rFonts w:asciiTheme="majorHAnsi" w:hAnsiTheme="majorHAnsi" w:cstheme="majorHAnsi"/>
              </w:rPr>
              <w:t xml:space="preserve">? </w:t>
            </w:r>
          </w:p>
        </w:tc>
        <w:tc>
          <w:tcPr>
            <w:tcW w:w="0" w:type="auto"/>
            <w:vAlign w:val="center"/>
          </w:tcPr>
          <w:p w14:paraId="4F6430CB" w14:textId="691F3A76"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51B0BE93" w14:textId="77777777" w:rsidR="00AB7558" w:rsidRPr="00D765A1" w:rsidRDefault="00AB7558" w:rsidP="008B2D4B">
            <w:pPr>
              <w:jc w:val="center"/>
              <w:rPr>
                <w:rFonts w:asciiTheme="majorHAnsi" w:hAnsiTheme="majorHAnsi" w:cstheme="majorHAnsi"/>
              </w:rPr>
            </w:pPr>
          </w:p>
        </w:tc>
      </w:tr>
      <w:tr w:rsidR="00D765A1" w:rsidRPr="00D765A1" w14:paraId="353195A5" w14:textId="77777777" w:rsidTr="008B2D4B">
        <w:tc>
          <w:tcPr>
            <w:tcW w:w="0" w:type="auto"/>
          </w:tcPr>
          <w:p w14:paraId="098E8088" w14:textId="74E24C34"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3d. </w:t>
            </w:r>
            <w:r w:rsidR="00AB7558" w:rsidRPr="00D765A1">
              <w:rPr>
                <w:rFonts w:asciiTheme="majorHAnsi" w:hAnsiTheme="majorHAnsi" w:cstheme="majorHAnsi"/>
              </w:rPr>
              <w:t>Will all participants be informed who has access to their data during the time it is stored?</w:t>
            </w:r>
          </w:p>
        </w:tc>
        <w:tc>
          <w:tcPr>
            <w:tcW w:w="0" w:type="auto"/>
            <w:vAlign w:val="center"/>
          </w:tcPr>
          <w:p w14:paraId="3AE58FDD" w14:textId="00416374"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13CCDC71" w14:textId="77777777" w:rsidR="00AB7558" w:rsidRPr="00D765A1" w:rsidRDefault="00AB7558" w:rsidP="008B2D4B">
            <w:pPr>
              <w:jc w:val="center"/>
              <w:rPr>
                <w:rFonts w:asciiTheme="majorHAnsi" w:hAnsiTheme="majorHAnsi" w:cstheme="majorHAnsi"/>
              </w:rPr>
            </w:pPr>
          </w:p>
        </w:tc>
      </w:tr>
      <w:tr w:rsidR="00D765A1" w:rsidRPr="00D765A1" w14:paraId="3031E7F8" w14:textId="77777777" w:rsidTr="008B2D4B">
        <w:tc>
          <w:tcPr>
            <w:tcW w:w="0" w:type="auto"/>
          </w:tcPr>
          <w:p w14:paraId="4A46B66E" w14:textId="6DA31A77"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3e. </w:t>
            </w:r>
            <w:r w:rsidR="00213EE6" w:rsidRPr="00D765A1">
              <w:rPr>
                <w:rFonts w:asciiTheme="majorHAnsi" w:hAnsiTheme="majorHAnsi" w:cstheme="majorHAnsi"/>
              </w:rPr>
              <w:t xml:space="preserve">If the project involves </w:t>
            </w:r>
            <w:r w:rsidR="00AB7558" w:rsidRPr="00D765A1">
              <w:rPr>
                <w:rFonts w:asciiTheme="majorHAnsi" w:hAnsiTheme="majorHAnsi" w:cstheme="majorHAnsi"/>
              </w:rPr>
              <w:t>audio, video or photographic recording of participants</w:t>
            </w:r>
            <w:r w:rsidR="00213EE6" w:rsidRPr="00D765A1">
              <w:rPr>
                <w:rFonts w:asciiTheme="majorHAnsi" w:hAnsiTheme="majorHAnsi" w:cstheme="majorHAnsi"/>
              </w:rPr>
              <w:t xml:space="preserve"> will explicit consent be sought</w:t>
            </w:r>
            <w:r w:rsidR="00AB7558" w:rsidRPr="00D765A1">
              <w:rPr>
                <w:rFonts w:asciiTheme="majorHAnsi" w:hAnsiTheme="majorHAnsi" w:cstheme="majorHAnsi"/>
              </w:rPr>
              <w:t>?</w:t>
            </w:r>
            <w:r w:rsidR="008634ED" w:rsidRPr="00D765A1">
              <w:rPr>
                <w:rStyle w:val="FootnoteReference"/>
                <w:rFonts w:asciiTheme="majorHAnsi" w:hAnsiTheme="majorHAnsi" w:cstheme="majorHAnsi"/>
              </w:rPr>
              <w:footnoteReference w:id="3"/>
            </w:r>
          </w:p>
        </w:tc>
        <w:tc>
          <w:tcPr>
            <w:tcW w:w="0" w:type="auto"/>
            <w:vAlign w:val="center"/>
          </w:tcPr>
          <w:p w14:paraId="15D16B7C" w14:textId="4496AC2A"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1E153F81" w14:textId="77777777" w:rsidR="00AB7558" w:rsidRPr="00D765A1" w:rsidRDefault="00AB7558" w:rsidP="008B2D4B">
            <w:pPr>
              <w:jc w:val="center"/>
              <w:rPr>
                <w:rFonts w:asciiTheme="majorHAnsi" w:hAnsiTheme="majorHAnsi" w:cstheme="majorHAnsi"/>
              </w:rPr>
            </w:pPr>
          </w:p>
        </w:tc>
      </w:tr>
      <w:tr w:rsidR="00D765A1" w:rsidRPr="00D765A1" w14:paraId="22DF9633" w14:textId="77777777" w:rsidTr="008B2D4B">
        <w:tc>
          <w:tcPr>
            <w:tcW w:w="0" w:type="auto"/>
          </w:tcPr>
          <w:p w14:paraId="059CE01A" w14:textId="14530C6A"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3f. </w:t>
            </w:r>
            <w:r w:rsidR="00AB7558" w:rsidRPr="00D765A1">
              <w:rPr>
                <w:rFonts w:asciiTheme="majorHAnsi" w:hAnsiTheme="majorHAnsi" w:cstheme="majorHAnsi"/>
              </w:rPr>
              <w:t>Will every participant understand their right not to take part or to withdraw themselves and their data from the project without giving a reason and without penalty?</w:t>
            </w:r>
          </w:p>
        </w:tc>
        <w:tc>
          <w:tcPr>
            <w:tcW w:w="0" w:type="auto"/>
            <w:vAlign w:val="center"/>
          </w:tcPr>
          <w:p w14:paraId="6E4DF21A" w14:textId="50E8E68A"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3F4DB32D" w14:textId="77777777" w:rsidR="00AB7558" w:rsidRPr="00D765A1" w:rsidRDefault="00AB7558" w:rsidP="008B2D4B">
            <w:pPr>
              <w:jc w:val="center"/>
              <w:rPr>
                <w:rFonts w:asciiTheme="majorHAnsi" w:hAnsiTheme="majorHAnsi" w:cstheme="majorHAnsi"/>
              </w:rPr>
            </w:pPr>
          </w:p>
        </w:tc>
      </w:tr>
      <w:tr w:rsidR="00D765A1" w:rsidRPr="00D765A1" w14:paraId="748F8079" w14:textId="77777777" w:rsidTr="008B2D4B">
        <w:tc>
          <w:tcPr>
            <w:tcW w:w="0" w:type="auto"/>
          </w:tcPr>
          <w:p w14:paraId="7691D5A0" w14:textId="7044C08D"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3g. </w:t>
            </w:r>
            <w:r w:rsidR="00AB7558" w:rsidRPr="00D765A1">
              <w:rPr>
                <w:rFonts w:asciiTheme="majorHAnsi" w:hAnsiTheme="majorHAnsi" w:cstheme="majorHAnsi"/>
              </w:rPr>
              <w:t>If the project involve</w:t>
            </w:r>
            <w:r w:rsidR="00213EE6" w:rsidRPr="00D765A1">
              <w:rPr>
                <w:rFonts w:asciiTheme="majorHAnsi" w:hAnsiTheme="majorHAnsi" w:cstheme="majorHAnsi"/>
              </w:rPr>
              <w:t>s</w:t>
            </w:r>
            <w:r w:rsidR="00AB7558" w:rsidRPr="00D765A1">
              <w:rPr>
                <w:rFonts w:asciiTheme="majorHAnsi" w:hAnsiTheme="majorHAnsi" w:cstheme="majorHAnsi"/>
              </w:rPr>
              <w:t xml:space="preserve"> deception or covert observation of participants</w:t>
            </w:r>
            <w:r w:rsidR="00583E3A" w:rsidRPr="00D765A1">
              <w:rPr>
                <w:rFonts w:asciiTheme="majorHAnsi" w:hAnsiTheme="majorHAnsi" w:cstheme="majorHAnsi"/>
              </w:rPr>
              <w:t>,</w:t>
            </w:r>
            <w:r w:rsidR="00AB7558" w:rsidRPr="00D765A1">
              <w:rPr>
                <w:rFonts w:asciiTheme="majorHAnsi" w:hAnsiTheme="majorHAnsi" w:cstheme="majorHAnsi"/>
              </w:rPr>
              <w:t xml:space="preserve"> will you debrief them at the earliest possible opportunity? </w:t>
            </w:r>
          </w:p>
        </w:tc>
        <w:tc>
          <w:tcPr>
            <w:tcW w:w="0" w:type="auto"/>
            <w:vAlign w:val="center"/>
          </w:tcPr>
          <w:p w14:paraId="53BD56AE" w14:textId="3A00332D"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1B33F48" w14:textId="77777777" w:rsidR="00AB7558" w:rsidRPr="00D765A1" w:rsidRDefault="00AB7558" w:rsidP="008B2D4B">
            <w:pPr>
              <w:jc w:val="center"/>
              <w:rPr>
                <w:rFonts w:asciiTheme="majorHAnsi" w:hAnsiTheme="majorHAnsi" w:cstheme="majorHAnsi"/>
              </w:rPr>
            </w:pPr>
          </w:p>
        </w:tc>
      </w:tr>
      <w:tr w:rsidR="00D765A1" w:rsidRPr="00D765A1" w14:paraId="02F01355" w14:textId="77777777" w:rsidTr="008B2D4B">
        <w:tc>
          <w:tcPr>
            <w:tcW w:w="0" w:type="auto"/>
          </w:tcPr>
          <w:p w14:paraId="4A16A4CE" w14:textId="084B7C0B" w:rsidR="00813572" w:rsidRPr="00D765A1" w:rsidRDefault="00813572" w:rsidP="00D42F51">
            <w:pPr>
              <w:rPr>
                <w:rFonts w:asciiTheme="majorHAnsi" w:hAnsiTheme="majorHAnsi" w:cstheme="majorHAnsi"/>
              </w:rPr>
            </w:pPr>
            <w:r w:rsidRPr="00D765A1">
              <w:rPr>
                <w:rFonts w:asciiTheme="majorHAnsi" w:hAnsiTheme="majorHAnsi" w:cstheme="majorHAnsi"/>
              </w:rPr>
              <w:t xml:space="preserve">3h. Will participants be fully informed about the potential </w:t>
            </w:r>
            <w:hyperlink r:id="rId15" w:history="1">
              <w:r w:rsidRPr="00D765A1">
                <w:rPr>
                  <w:rStyle w:val="Hyperlink"/>
                  <w:rFonts w:asciiTheme="majorHAnsi" w:hAnsiTheme="majorHAnsi" w:cstheme="majorHAnsi"/>
                  <w:color w:val="auto"/>
                </w:rPr>
                <w:t>reuse of their data</w:t>
              </w:r>
            </w:hyperlink>
            <w:r w:rsidRPr="00D765A1">
              <w:rPr>
                <w:rFonts w:asciiTheme="majorHAnsi" w:hAnsiTheme="majorHAnsi" w:cstheme="majorHAnsi"/>
              </w:rPr>
              <w:t xml:space="preserve"> by other researchers?</w:t>
            </w:r>
          </w:p>
        </w:tc>
        <w:tc>
          <w:tcPr>
            <w:tcW w:w="0" w:type="auto"/>
            <w:vAlign w:val="center"/>
          </w:tcPr>
          <w:p w14:paraId="61BD4614" w14:textId="2BC3509D" w:rsidR="00813572" w:rsidRPr="00D765A1" w:rsidRDefault="00C52731"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353665E7" w14:textId="77777777" w:rsidR="00813572" w:rsidRPr="00D765A1" w:rsidRDefault="00813572" w:rsidP="008B2D4B">
            <w:pPr>
              <w:jc w:val="center"/>
              <w:rPr>
                <w:rFonts w:asciiTheme="majorHAnsi" w:hAnsiTheme="majorHAnsi" w:cstheme="majorHAnsi"/>
              </w:rPr>
            </w:pPr>
          </w:p>
        </w:tc>
      </w:tr>
      <w:tr w:rsidR="00D765A1" w:rsidRPr="00D765A1" w14:paraId="7B0BF732" w14:textId="77777777" w:rsidTr="008B2D4B">
        <w:tc>
          <w:tcPr>
            <w:tcW w:w="0" w:type="auto"/>
          </w:tcPr>
          <w:p w14:paraId="7CE9443A" w14:textId="36F256F6" w:rsidR="00813572" w:rsidRPr="00D765A1" w:rsidRDefault="00213EE6" w:rsidP="00213EE6">
            <w:pPr>
              <w:rPr>
                <w:rFonts w:asciiTheme="majorHAnsi" w:hAnsiTheme="majorHAnsi" w:cstheme="majorHAnsi"/>
              </w:rPr>
            </w:pPr>
            <w:r w:rsidRPr="00D765A1">
              <w:rPr>
                <w:rFonts w:asciiTheme="majorHAnsi" w:hAnsiTheme="majorHAnsi" w:cstheme="majorHAnsi"/>
              </w:rPr>
              <w:t>3i</w:t>
            </w:r>
            <w:r w:rsidR="00813572" w:rsidRPr="00D765A1">
              <w:rPr>
                <w:rFonts w:asciiTheme="majorHAnsi" w:hAnsiTheme="majorHAnsi" w:cstheme="majorHAnsi"/>
              </w:rPr>
              <w:t xml:space="preserve">. </w:t>
            </w:r>
            <w:r w:rsidR="00D149EF" w:rsidRPr="00D765A1">
              <w:rPr>
                <w:rFonts w:asciiTheme="majorHAnsi" w:hAnsiTheme="majorHAnsi" w:cstheme="majorHAnsi"/>
              </w:rPr>
              <w:t>If required, will you obtain</w:t>
            </w:r>
            <w:r w:rsidR="00813572" w:rsidRPr="00D765A1">
              <w:rPr>
                <w:rFonts w:asciiTheme="majorHAnsi" w:hAnsiTheme="majorHAnsi" w:cstheme="majorHAnsi"/>
              </w:rPr>
              <w:t xml:space="preserve"> permission from relevant authorities </w:t>
            </w:r>
            <w:r w:rsidR="00D149EF" w:rsidRPr="00D765A1">
              <w:rPr>
                <w:rFonts w:asciiTheme="majorHAnsi" w:hAnsiTheme="majorHAnsi" w:cstheme="majorHAnsi"/>
              </w:rPr>
              <w:t xml:space="preserve">(e.g. employers, third sector organisations, government institutions) </w:t>
            </w:r>
            <w:r w:rsidR="00813572" w:rsidRPr="00D765A1">
              <w:rPr>
                <w:rFonts w:asciiTheme="majorHAnsi" w:hAnsiTheme="majorHAnsi" w:cstheme="majorHAnsi"/>
              </w:rPr>
              <w:t xml:space="preserve">as part of the recruitment process? </w:t>
            </w:r>
          </w:p>
        </w:tc>
        <w:tc>
          <w:tcPr>
            <w:tcW w:w="0" w:type="auto"/>
            <w:vAlign w:val="center"/>
          </w:tcPr>
          <w:p w14:paraId="1BEB547E" w14:textId="3B869E00" w:rsidR="00813572" w:rsidRPr="00D765A1" w:rsidRDefault="00C52731"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E151D26" w14:textId="77777777" w:rsidR="00813572" w:rsidRPr="00D765A1" w:rsidRDefault="00813572" w:rsidP="008B2D4B">
            <w:pPr>
              <w:jc w:val="center"/>
              <w:rPr>
                <w:rFonts w:asciiTheme="majorHAnsi" w:hAnsiTheme="majorHAnsi" w:cstheme="majorHAnsi"/>
              </w:rPr>
            </w:pPr>
          </w:p>
        </w:tc>
      </w:tr>
      <w:tr w:rsidR="00A433E2" w:rsidRPr="00D765A1" w14:paraId="54305060" w14:textId="77777777" w:rsidTr="008B2D4B">
        <w:tc>
          <w:tcPr>
            <w:tcW w:w="0" w:type="auto"/>
          </w:tcPr>
          <w:p w14:paraId="703A0C79" w14:textId="05C2622F" w:rsidR="00A433E2" w:rsidRPr="00D765A1" w:rsidRDefault="00A433E2" w:rsidP="00213EE6">
            <w:pPr>
              <w:rPr>
                <w:rFonts w:asciiTheme="majorHAnsi" w:hAnsiTheme="majorHAnsi" w:cstheme="majorHAnsi"/>
              </w:rPr>
            </w:pPr>
            <w:r w:rsidRPr="00D765A1">
              <w:rPr>
                <w:rFonts w:asciiTheme="majorHAnsi" w:hAnsiTheme="majorHAnsi" w:cstheme="majorHAnsi"/>
              </w:rPr>
              <w:t xml:space="preserve">3j. Are you satisfied that all participants </w:t>
            </w:r>
            <w:r w:rsidR="00A3426D" w:rsidRPr="00D765A1">
              <w:rPr>
                <w:rFonts w:asciiTheme="majorHAnsi" w:hAnsiTheme="majorHAnsi" w:cstheme="majorHAnsi"/>
              </w:rPr>
              <w:t>have capacity to make their own decisions and understand the risks?</w:t>
            </w:r>
          </w:p>
        </w:tc>
        <w:tc>
          <w:tcPr>
            <w:tcW w:w="0" w:type="auto"/>
            <w:vAlign w:val="center"/>
          </w:tcPr>
          <w:p w14:paraId="7DFD67FA" w14:textId="7210A36D" w:rsidR="00A433E2" w:rsidRPr="00D765A1" w:rsidRDefault="00C52731"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7D8AE2EB" w14:textId="77777777" w:rsidR="00A433E2" w:rsidRPr="00D765A1" w:rsidRDefault="00A433E2" w:rsidP="008B2D4B">
            <w:pPr>
              <w:jc w:val="center"/>
              <w:rPr>
                <w:rFonts w:asciiTheme="majorHAnsi" w:hAnsiTheme="majorHAnsi" w:cstheme="majorHAnsi"/>
              </w:rPr>
            </w:pPr>
          </w:p>
        </w:tc>
      </w:tr>
    </w:tbl>
    <w:p w14:paraId="411061DD" w14:textId="77777777" w:rsidR="00C52731" w:rsidRPr="00D765A1" w:rsidRDefault="00C52731" w:rsidP="00AB7558">
      <w:pPr>
        <w:rPr>
          <w:rFonts w:asciiTheme="majorHAnsi" w:hAnsiTheme="majorHAnsi" w:cstheme="majorHAnsi"/>
        </w:rPr>
      </w:pPr>
    </w:p>
    <w:p w14:paraId="0A82D1AE" w14:textId="626CDB6F" w:rsidR="00AB7558" w:rsidRPr="00D765A1" w:rsidRDefault="00AB7558" w:rsidP="00AB7558">
      <w:pPr>
        <w:rPr>
          <w:rFonts w:asciiTheme="majorHAnsi" w:hAnsiTheme="majorHAnsi" w:cstheme="majorHAnsi"/>
        </w:rPr>
      </w:pPr>
      <w:r w:rsidRPr="00D765A1">
        <w:rPr>
          <w:rFonts w:asciiTheme="majorHAnsi" w:hAnsiTheme="majorHAnsi" w:cstheme="majorHAnsi"/>
        </w:rPr>
        <w:t>If you answered YES to ALL these questions</w:t>
      </w:r>
      <w:r w:rsidR="00C52731" w:rsidRPr="00D765A1">
        <w:rPr>
          <w:rFonts w:asciiTheme="majorHAnsi" w:hAnsiTheme="majorHAnsi" w:cstheme="majorHAnsi"/>
        </w:rPr>
        <w:t xml:space="preserve">, </w:t>
      </w:r>
      <w:r w:rsidRPr="00D765A1">
        <w:rPr>
          <w:rFonts w:asciiTheme="majorHAnsi" w:hAnsiTheme="majorHAnsi" w:cstheme="majorHAnsi"/>
        </w:rPr>
        <w:t xml:space="preserve">please explain briefly how you will implement the informed consent scheme. </w:t>
      </w:r>
      <w:r w:rsidRPr="00D765A1">
        <w:rPr>
          <w:rFonts w:asciiTheme="majorHAnsi" w:hAnsiTheme="majorHAnsi" w:cstheme="majorHAnsi"/>
          <w:i/>
        </w:rPr>
        <w:t>Please attach copies of the participant information sheet(s) and consent form to your application.</w:t>
      </w:r>
    </w:p>
    <w:tbl>
      <w:tblPr>
        <w:tblStyle w:val="TableGrid"/>
        <w:tblW w:w="0" w:type="auto"/>
        <w:tblLook w:val="04A0" w:firstRow="1" w:lastRow="0" w:firstColumn="1" w:lastColumn="0" w:noHBand="0" w:noVBand="1"/>
      </w:tblPr>
      <w:tblGrid>
        <w:gridCol w:w="9016"/>
      </w:tblGrid>
      <w:tr w:rsidR="00AB7558" w:rsidRPr="00D765A1" w14:paraId="3494F115" w14:textId="77777777" w:rsidTr="00D42F51">
        <w:tc>
          <w:tcPr>
            <w:tcW w:w="9242" w:type="dxa"/>
          </w:tcPr>
          <w:p w14:paraId="7DCF56AA" w14:textId="3ED9299B" w:rsidR="00AB7558" w:rsidRPr="00D765A1" w:rsidRDefault="004670C8" w:rsidP="00D42F51">
            <w:pPr>
              <w:rPr>
                <w:rFonts w:asciiTheme="majorHAnsi" w:hAnsiTheme="majorHAnsi" w:cstheme="majorHAnsi"/>
              </w:rPr>
            </w:pPr>
            <w:r w:rsidRPr="00D765A1">
              <w:rPr>
                <w:rFonts w:asciiTheme="majorHAnsi" w:hAnsiTheme="majorHAnsi" w:cstheme="majorHAnsi"/>
              </w:rPr>
              <w:t>P</w:t>
            </w:r>
            <w:r w:rsidR="0015508F" w:rsidRPr="00D765A1">
              <w:rPr>
                <w:rFonts w:asciiTheme="majorHAnsi" w:hAnsiTheme="majorHAnsi" w:cstheme="majorHAnsi"/>
              </w:rPr>
              <w:t>articipants will be given the P</w:t>
            </w:r>
            <w:r w:rsidR="00701BC9" w:rsidRPr="00D765A1">
              <w:rPr>
                <w:rFonts w:asciiTheme="majorHAnsi" w:hAnsiTheme="majorHAnsi" w:cstheme="majorHAnsi"/>
              </w:rPr>
              <w:t>articipant Information Sheet (PIS)</w:t>
            </w:r>
            <w:r w:rsidR="0015508F" w:rsidRPr="00D765A1">
              <w:rPr>
                <w:rFonts w:asciiTheme="majorHAnsi" w:hAnsiTheme="majorHAnsi" w:cstheme="majorHAnsi"/>
              </w:rPr>
              <w:t xml:space="preserve"> in advance of the study with time to review and ask questions.</w:t>
            </w:r>
            <w:r w:rsidRPr="00D765A1">
              <w:rPr>
                <w:rFonts w:asciiTheme="majorHAnsi" w:hAnsiTheme="majorHAnsi" w:cstheme="majorHAnsi"/>
              </w:rPr>
              <w:t xml:space="preserve"> See </w:t>
            </w:r>
            <w:r w:rsidR="00701BC9" w:rsidRPr="00D765A1">
              <w:rPr>
                <w:rFonts w:asciiTheme="majorHAnsi" w:hAnsiTheme="majorHAnsi" w:cstheme="majorHAnsi"/>
              </w:rPr>
              <w:t xml:space="preserve">the </w:t>
            </w:r>
            <w:r w:rsidR="00056F16" w:rsidRPr="00D765A1">
              <w:rPr>
                <w:rFonts w:asciiTheme="majorHAnsi" w:hAnsiTheme="majorHAnsi" w:cstheme="majorHAnsi"/>
              </w:rPr>
              <w:t>Participant Information Sheet attached.</w:t>
            </w:r>
          </w:p>
          <w:p w14:paraId="3C733516" w14:textId="1F1FB1C7" w:rsidR="00977692" w:rsidRPr="00D765A1" w:rsidRDefault="004670C8" w:rsidP="00315EF0">
            <w:pPr>
              <w:rPr>
                <w:rFonts w:asciiTheme="majorHAnsi" w:hAnsiTheme="majorHAnsi" w:cstheme="majorHAnsi"/>
              </w:rPr>
            </w:pPr>
            <w:r w:rsidRPr="00D765A1">
              <w:rPr>
                <w:rFonts w:asciiTheme="majorHAnsi" w:hAnsiTheme="majorHAnsi" w:cstheme="majorHAnsi"/>
              </w:rPr>
              <w:t xml:space="preserve">Consent is required to take part in the study. </w:t>
            </w:r>
            <w:r w:rsidR="004D44C1" w:rsidRPr="00D765A1">
              <w:rPr>
                <w:rFonts w:asciiTheme="majorHAnsi" w:hAnsiTheme="majorHAnsi" w:cstheme="majorHAnsi"/>
              </w:rPr>
              <w:t xml:space="preserve">Please see </w:t>
            </w:r>
            <w:r w:rsidR="00056F16" w:rsidRPr="00D765A1">
              <w:rPr>
                <w:rFonts w:asciiTheme="majorHAnsi" w:hAnsiTheme="majorHAnsi" w:cstheme="majorHAnsi"/>
              </w:rPr>
              <w:t>attached document “Informed Consent Form”</w:t>
            </w:r>
            <w:r w:rsidR="004D44C1" w:rsidRPr="00D765A1">
              <w:rPr>
                <w:rFonts w:asciiTheme="majorHAnsi" w:hAnsiTheme="majorHAnsi" w:cstheme="majorHAnsi"/>
              </w:rPr>
              <w:t xml:space="preserve"> for the consent form that will be used. </w:t>
            </w:r>
          </w:p>
          <w:p w14:paraId="07D4E92F" w14:textId="3AFA3724" w:rsidR="000648C5" w:rsidRPr="00D765A1" w:rsidRDefault="000648C5" w:rsidP="00D42F51">
            <w:pPr>
              <w:rPr>
                <w:rFonts w:asciiTheme="majorHAnsi" w:hAnsiTheme="majorHAnsi" w:cstheme="majorHAnsi"/>
              </w:rPr>
            </w:pPr>
            <w:r w:rsidRPr="00D765A1">
              <w:rPr>
                <w:rFonts w:asciiTheme="majorHAnsi" w:hAnsiTheme="majorHAnsi" w:cstheme="majorHAnsi"/>
              </w:rPr>
              <w:t>This research will not involve participants who are young or vulnerable.</w:t>
            </w:r>
          </w:p>
          <w:p w14:paraId="48EB77B3" w14:textId="1A1E18C1" w:rsidR="00A901A5" w:rsidRPr="00D765A1" w:rsidRDefault="00A901A5" w:rsidP="00D42F51">
            <w:pPr>
              <w:rPr>
                <w:rFonts w:asciiTheme="majorHAnsi" w:hAnsiTheme="majorHAnsi" w:cstheme="majorHAnsi"/>
              </w:rPr>
            </w:pPr>
            <w:r w:rsidRPr="00D765A1">
              <w:rPr>
                <w:rFonts w:asciiTheme="majorHAnsi" w:hAnsiTheme="majorHAnsi" w:cstheme="majorHAnsi"/>
              </w:rPr>
              <w:t>The data collected during this study will not be shared by anyone outside the immediate research team.</w:t>
            </w:r>
          </w:p>
          <w:p w14:paraId="163CC66D" w14:textId="1FA7C25B" w:rsidR="00AB7558" w:rsidRPr="00D765A1" w:rsidRDefault="00DA03DF" w:rsidP="002F22A5">
            <w:pPr>
              <w:rPr>
                <w:rFonts w:asciiTheme="majorHAnsi" w:hAnsiTheme="majorHAnsi" w:cstheme="majorHAnsi"/>
              </w:rPr>
            </w:pPr>
            <w:r w:rsidRPr="00D765A1">
              <w:rPr>
                <w:rFonts w:asciiTheme="majorHAnsi" w:hAnsiTheme="majorHAnsi" w:cstheme="majorHAnsi"/>
              </w:rPr>
              <w:t xml:space="preserve">Participants must meet the </w:t>
            </w:r>
            <w:r w:rsidR="006A5E53" w:rsidRPr="00D765A1">
              <w:rPr>
                <w:rFonts w:asciiTheme="majorHAnsi" w:hAnsiTheme="majorHAnsi" w:cstheme="majorHAnsi"/>
              </w:rPr>
              <w:t>inclusion criteria</w:t>
            </w:r>
            <w:r w:rsidRPr="00D765A1">
              <w:rPr>
                <w:rFonts w:asciiTheme="majorHAnsi" w:hAnsiTheme="majorHAnsi" w:cstheme="majorHAnsi"/>
              </w:rPr>
              <w:t xml:space="preserve"> set out in Section 2, including the ability to </w:t>
            </w:r>
            <w:r w:rsidR="00764F9D" w:rsidRPr="00D765A1">
              <w:rPr>
                <w:rFonts w:asciiTheme="majorHAnsi" w:hAnsiTheme="majorHAnsi" w:cstheme="majorHAnsi"/>
              </w:rPr>
              <w:t xml:space="preserve">make their own decisions and </w:t>
            </w:r>
            <w:r w:rsidRPr="00D765A1">
              <w:rPr>
                <w:rFonts w:asciiTheme="majorHAnsi" w:hAnsiTheme="majorHAnsi" w:cstheme="majorHAnsi"/>
              </w:rPr>
              <w:t>provide informed consent.</w:t>
            </w:r>
          </w:p>
        </w:tc>
      </w:tr>
    </w:tbl>
    <w:p w14:paraId="50F16FEB" w14:textId="77777777" w:rsidR="00AB7558" w:rsidRPr="00D765A1" w:rsidRDefault="00AB7558" w:rsidP="00AB7558">
      <w:pPr>
        <w:rPr>
          <w:rFonts w:asciiTheme="majorHAnsi" w:hAnsiTheme="majorHAnsi" w:cstheme="majorHAnsi"/>
        </w:rPr>
      </w:pPr>
    </w:p>
    <w:p w14:paraId="3EA7496E" w14:textId="75269ADE" w:rsidR="00280749" w:rsidRPr="00D765A1" w:rsidRDefault="00AB7558" w:rsidP="00AB7558">
      <w:pPr>
        <w:rPr>
          <w:rFonts w:asciiTheme="majorHAnsi" w:hAnsiTheme="majorHAnsi" w:cstheme="majorHAnsi"/>
        </w:rPr>
      </w:pPr>
      <w:r w:rsidRPr="00D765A1">
        <w:rPr>
          <w:rFonts w:asciiTheme="majorHAnsi" w:hAnsiTheme="majorHAnsi" w:cstheme="majorHAnsi"/>
        </w:rPr>
        <w:t>If you answered NO to ANY of these question</w:t>
      </w:r>
      <w:r w:rsidR="00C76F1C" w:rsidRPr="00D765A1">
        <w:rPr>
          <w:rFonts w:asciiTheme="majorHAnsi" w:hAnsiTheme="majorHAnsi" w:cstheme="majorHAnsi"/>
        </w:rPr>
        <w:t>s</w:t>
      </w:r>
      <w:r w:rsidRPr="00D765A1">
        <w:rPr>
          <w:rFonts w:asciiTheme="majorHAnsi" w:hAnsiTheme="majorHAnsi" w:cstheme="majorHAnsi"/>
        </w:rPr>
        <w:t xml:space="preserve">, please </w:t>
      </w:r>
      <w:r w:rsidR="007A5759" w:rsidRPr="00D765A1">
        <w:rPr>
          <w:rFonts w:asciiTheme="majorHAnsi" w:hAnsiTheme="majorHAnsi" w:cstheme="majorHAnsi"/>
        </w:rPr>
        <w:t>provide an explanation. Please note that if written consent is not obtained, any other form of consent used must involve a deliberate action to opt-in (for example, in surveys or questionnaires).</w:t>
      </w:r>
    </w:p>
    <w:p w14:paraId="595F7A8A" w14:textId="25E6B732" w:rsidR="00AB7558" w:rsidRPr="00D765A1" w:rsidRDefault="00AB7558" w:rsidP="00AB7558">
      <w:pPr>
        <w:rPr>
          <w:rFonts w:asciiTheme="majorHAnsi" w:hAnsiTheme="majorHAnsi" w:cstheme="majorHAnsi"/>
        </w:rPr>
      </w:pPr>
      <w:r w:rsidRPr="00D765A1">
        <w:rPr>
          <w:rFonts w:asciiTheme="majorHAnsi" w:hAnsiTheme="majorHAnsi" w:cstheme="majorHAnsi"/>
          <w:i/>
        </w:rPr>
        <w:t xml:space="preserve">Please attach </w:t>
      </w:r>
      <w:r w:rsidR="006B3E7B" w:rsidRPr="00D765A1">
        <w:rPr>
          <w:rFonts w:asciiTheme="majorHAnsi" w:hAnsiTheme="majorHAnsi" w:cstheme="majorHAnsi"/>
          <w:i/>
        </w:rPr>
        <w:t xml:space="preserve">a </w:t>
      </w:r>
      <w:r w:rsidRPr="00D765A1">
        <w:rPr>
          <w:rFonts w:asciiTheme="majorHAnsi" w:hAnsiTheme="majorHAnsi" w:cstheme="majorHAnsi"/>
          <w:i/>
        </w:rPr>
        <w:t>cop</w:t>
      </w:r>
      <w:r w:rsidR="006B3E7B" w:rsidRPr="00D765A1">
        <w:rPr>
          <w:rFonts w:asciiTheme="majorHAnsi" w:hAnsiTheme="majorHAnsi" w:cstheme="majorHAnsi"/>
          <w:i/>
        </w:rPr>
        <w:t>y</w:t>
      </w:r>
      <w:r w:rsidRPr="00D765A1">
        <w:rPr>
          <w:rFonts w:asciiTheme="majorHAnsi" w:hAnsiTheme="majorHAnsi" w:cstheme="majorHAnsi"/>
          <w:i/>
        </w:rPr>
        <w:t xml:space="preserve"> of the participant information sheet and consent form </w:t>
      </w:r>
      <w:r w:rsidR="006B3E7B" w:rsidRPr="00D765A1">
        <w:rPr>
          <w:rFonts w:asciiTheme="majorHAnsi" w:hAnsiTheme="majorHAnsi" w:cstheme="majorHAnsi"/>
          <w:i/>
        </w:rPr>
        <w:t xml:space="preserve">(where applicable) </w:t>
      </w:r>
      <w:r w:rsidRPr="00D765A1">
        <w:rPr>
          <w:rFonts w:asciiTheme="majorHAnsi" w:hAnsiTheme="majorHAnsi" w:cstheme="majorHAnsi"/>
          <w:i/>
        </w:rPr>
        <w:t>to your application.</w:t>
      </w:r>
      <w:r w:rsidRPr="00D765A1">
        <w:rPr>
          <w:rFonts w:asciiTheme="majorHAnsi" w:hAnsiTheme="majorHAnsi" w:cstheme="majorHAnsi"/>
        </w:rPr>
        <w:t xml:space="preserve"> </w:t>
      </w:r>
    </w:p>
    <w:tbl>
      <w:tblPr>
        <w:tblStyle w:val="TableGrid"/>
        <w:tblW w:w="0" w:type="auto"/>
        <w:tblLook w:val="04A0" w:firstRow="1" w:lastRow="0" w:firstColumn="1" w:lastColumn="0" w:noHBand="0" w:noVBand="1"/>
      </w:tblPr>
      <w:tblGrid>
        <w:gridCol w:w="9016"/>
      </w:tblGrid>
      <w:tr w:rsidR="00AB7558" w:rsidRPr="00D765A1" w14:paraId="61818CBE" w14:textId="77777777" w:rsidTr="00D42F51">
        <w:tc>
          <w:tcPr>
            <w:tcW w:w="9242" w:type="dxa"/>
          </w:tcPr>
          <w:p w14:paraId="12ABBD15" w14:textId="3340A0ED" w:rsidR="00AB7558" w:rsidRPr="00D765A1" w:rsidRDefault="009E7E82" w:rsidP="00D42F51">
            <w:pPr>
              <w:rPr>
                <w:rFonts w:asciiTheme="majorHAnsi" w:hAnsiTheme="majorHAnsi" w:cstheme="majorHAnsi"/>
              </w:rPr>
            </w:pPr>
            <w:r w:rsidRPr="00D765A1">
              <w:rPr>
                <w:rFonts w:asciiTheme="majorHAnsi" w:hAnsiTheme="majorHAnsi" w:cstheme="majorHAnsi"/>
              </w:rPr>
              <w:t>N/A</w:t>
            </w:r>
          </w:p>
        </w:tc>
      </w:tr>
    </w:tbl>
    <w:p w14:paraId="45C55F8C" w14:textId="77777777" w:rsidR="00AB7558" w:rsidRPr="00D765A1" w:rsidRDefault="00AB7558" w:rsidP="00AB7558">
      <w:pPr>
        <w:rPr>
          <w:rFonts w:asciiTheme="majorHAnsi" w:hAnsiTheme="majorHAnsi" w:cstheme="majorHAnsi"/>
        </w:rPr>
      </w:pPr>
    </w:p>
    <w:p w14:paraId="2A503971" w14:textId="77777777" w:rsidR="002D5171" w:rsidRPr="00D765A1" w:rsidRDefault="002D5171" w:rsidP="002D5171">
      <w:pPr>
        <w:rPr>
          <w:rFonts w:asciiTheme="majorHAnsi" w:hAnsiTheme="majorHAnsi" w:cstheme="majorHAnsi"/>
          <w:b/>
          <w:sz w:val="28"/>
          <w:szCs w:val="28"/>
        </w:rPr>
      </w:pPr>
      <w:r w:rsidRPr="00D765A1">
        <w:rPr>
          <w:rFonts w:asciiTheme="majorHAnsi" w:hAnsiTheme="majorHAnsi" w:cstheme="majorHAnsi"/>
          <w:b/>
          <w:sz w:val="28"/>
          <w:szCs w:val="28"/>
        </w:rPr>
        <w:t>4a. Data Management: Lawful Processing of Data</w:t>
      </w:r>
    </w:p>
    <w:p w14:paraId="62B85AF9" w14:textId="2C4EE3B5" w:rsidR="002D5171" w:rsidRPr="00D765A1" w:rsidRDefault="002D5171" w:rsidP="002D5171">
      <w:pPr>
        <w:rPr>
          <w:rFonts w:asciiTheme="majorHAnsi" w:hAnsiTheme="majorHAnsi" w:cstheme="majorHAnsi"/>
        </w:rPr>
      </w:pPr>
      <w:r w:rsidRPr="00D765A1">
        <w:rPr>
          <w:rFonts w:asciiTheme="majorHAnsi" w:hAnsiTheme="majorHAnsi" w:cstheme="majorHAnsi"/>
        </w:rPr>
        <w:t>1) Data protection legislation</w:t>
      </w:r>
      <w:r w:rsidRPr="00D765A1">
        <w:rPr>
          <w:rStyle w:val="FootnoteReference"/>
          <w:rFonts w:asciiTheme="majorHAnsi" w:hAnsiTheme="majorHAnsi" w:cstheme="majorHAnsi"/>
        </w:rPr>
        <w:footnoteReference w:id="4"/>
      </w:r>
      <w:r w:rsidRPr="00D765A1">
        <w:rPr>
          <w:rFonts w:asciiTheme="majorHAnsi" w:hAnsiTheme="majorHAnsi" w:cstheme="majorHAnsi"/>
        </w:rPr>
        <w:t xml:space="preserve"> requires participants to be informed of the </w:t>
      </w:r>
      <w:hyperlink r:id="rId16" w:history="1">
        <w:r w:rsidRPr="00D765A1">
          <w:rPr>
            <w:rStyle w:val="Hyperlink"/>
            <w:rFonts w:asciiTheme="majorHAnsi" w:hAnsiTheme="majorHAnsi" w:cstheme="majorHAnsi"/>
            <w:color w:val="auto"/>
          </w:rPr>
          <w:t>lawful basis</w:t>
        </w:r>
      </w:hyperlink>
      <w:r w:rsidRPr="00D765A1">
        <w:rPr>
          <w:rFonts w:asciiTheme="majorHAnsi" w:hAnsiTheme="majorHAnsi" w:cstheme="majorHAnsi"/>
        </w:rPr>
        <w:t xml:space="preserve"> for processing their personal data. </w:t>
      </w:r>
      <w:r w:rsidR="00C17343" w:rsidRPr="00D765A1">
        <w:rPr>
          <w:rFonts w:asciiTheme="majorHAnsi" w:hAnsiTheme="majorHAnsi" w:cstheme="majorHAnsi"/>
        </w:rPr>
        <w:t xml:space="preserve">Data Protection legislation requires participants to be informed of the lawful basis for processing their personal data. This is determined by the purpose of your research. You should keep the purpose of your research under review; should this change then your lawful basis may also have to change. </w:t>
      </w:r>
      <w:r w:rsidRPr="00D765A1">
        <w:rPr>
          <w:rFonts w:asciiTheme="majorHAnsi" w:hAnsiTheme="majorHAnsi" w:cstheme="majorHAnsi"/>
        </w:rPr>
        <w:t xml:space="preserve">At the University of Dundee, the normal basis for the lawful processing of personal data in research is that 'processing is necessary for the performance of a task carried out in the public interest or in the exercise of official authority vested in the controller'. </w:t>
      </w:r>
      <w:r w:rsidR="00C17343" w:rsidRPr="00D765A1">
        <w:rPr>
          <w:rFonts w:asciiTheme="majorHAnsi" w:hAnsiTheme="majorHAnsi" w:cstheme="majorHAnsi"/>
        </w:rPr>
        <w:t xml:space="preserve">If you are unsure whether your purpose sits within the legal basis of Public Task your Information Governance team can advise whether another legal basis may apply. </w:t>
      </w:r>
      <w:r w:rsidRPr="00D765A1">
        <w:rPr>
          <w:rFonts w:asciiTheme="majorHAnsi" w:hAnsiTheme="majorHAnsi" w:cstheme="majorHAnsi"/>
        </w:rPr>
        <w:t>If you intend to use another lawful basis you must contact the University’s Data Protection Officer (DPO) for advice and insert the lawful basis agreed with the DPO below.</w:t>
      </w:r>
    </w:p>
    <w:tbl>
      <w:tblPr>
        <w:tblStyle w:val="TableGrid"/>
        <w:tblW w:w="9067" w:type="dxa"/>
        <w:tblLook w:val="04A0" w:firstRow="1" w:lastRow="0" w:firstColumn="1" w:lastColumn="0" w:noHBand="0" w:noVBand="1"/>
      </w:tblPr>
      <w:tblGrid>
        <w:gridCol w:w="9067"/>
      </w:tblGrid>
      <w:tr w:rsidR="002D5171" w:rsidRPr="00D765A1" w14:paraId="5823D290" w14:textId="77777777" w:rsidTr="00F3408B">
        <w:tc>
          <w:tcPr>
            <w:tcW w:w="9067" w:type="dxa"/>
          </w:tcPr>
          <w:p w14:paraId="328FF7D7" w14:textId="0C767713" w:rsidR="002D5171" w:rsidRPr="00D765A1" w:rsidRDefault="00FD3E72" w:rsidP="00F3408B">
            <w:pPr>
              <w:rPr>
                <w:rFonts w:asciiTheme="majorHAnsi" w:hAnsiTheme="majorHAnsi" w:cstheme="majorHAnsi"/>
              </w:rPr>
            </w:pPr>
            <w:r w:rsidRPr="00D765A1">
              <w:rPr>
                <w:rFonts w:asciiTheme="majorHAnsi" w:hAnsiTheme="majorHAnsi" w:cstheme="majorHAnsi"/>
              </w:rPr>
              <w:lastRenderedPageBreak/>
              <w:t>N/A - normal basis applies.</w:t>
            </w:r>
          </w:p>
        </w:tc>
      </w:tr>
    </w:tbl>
    <w:p w14:paraId="7151C7E2" w14:textId="77777777" w:rsidR="002D5171" w:rsidRPr="00D765A1" w:rsidRDefault="002D5171" w:rsidP="002D5171">
      <w:pPr>
        <w:rPr>
          <w:rFonts w:asciiTheme="majorHAnsi" w:hAnsiTheme="majorHAnsi" w:cstheme="majorHAnsi"/>
        </w:rPr>
      </w:pPr>
    </w:p>
    <w:p w14:paraId="696E26AE" w14:textId="2E22E56D" w:rsidR="002D5171" w:rsidRPr="00D765A1" w:rsidRDefault="002D5171" w:rsidP="002D5171">
      <w:pPr>
        <w:rPr>
          <w:rFonts w:asciiTheme="majorHAnsi" w:hAnsiTheme="majorHAnsi" w:cstheme="majorHAnsi"/>
        </w:rPr>
      </w:pPr>
      <w:r w:rsidRPr="00D765A1">
        <w:rPr>
          <w:rFonts w:asciiTheme="majorHAnsi" w:hAnsiTheme="majorHAnsi" w:cstheme="majorHAnsi"/>
        </w:rPr>
        <w:t>2) In addition to the lawful basis above, where the research involves the processing of special category</w:t>
      </w:r>
      <w:r w:rsidRPr="00D765A1">
        <w:rPr>
          <w:rStyle w:val="FootnoteReference"/>
          <w:rFonts w:asciiTheme="majorHAnsi" w:hAnsiTheme="majorHAnsi" w:cstheme="majorHAnsi"/>
        </w:rPr>
        <w:footnoteReference w:id="5"/>
      </w:r>
      <w:r w:rsidRPr="00D765A1">
        <w:rPr>
          <w:rFonts w:asciiTheme="majorHAnsi" w:hAnsiTheme="majorHAnsi" w:cstheme="majorHAnsi"/>
        </w:rPr>
        <w:t xml:space="preserve"> (sensitive personal) data, participants must be informed of the </w:t>
      </w:r>
      <w:hyperlink r:id="rId17" w:history="1">
        <w:r w:rsidRPr="00D765A1">
          <w:rPr>
            <w:rStyle w:val="Hyperlink"/>
            <w:rFonts w:asciiTheme="majorHAnsi" w:hAnsiTheme="majorHAnsi" w:cstheme="majorHAnsi"/>
            <w:color w:val="auto"/>
          </w:rPr>
          <w:t>specific condition</w:t>
        </w:r>
      </w:hyperlink>
      <w:r w:rsidRPr="00D765A1">
        <w:rPr>
          <w:rFonts w:asciiTheme="majorHAnsi" w:hAnsiTheme="majorHAnsi" w:cstheme="majorHAnsi"/>
        </w:rPr>
        <w:t xml:space="preserve"> under which this processing will be performed. At the University of Dundee, the specific condition for the lawful processing of special categories of personal data in research is</w:t>
      </w:r>
      <w:r w:rsidR="00723444" w:rsidRPr="00D765A1">
        <w:rPr>
          <w:rFonts w:asciiTheme="majorHAnsi" w:hAnsiTheme="majorHAnsi" w:cstheme="majorHAnsi"/>
        </w:rPr>
        <w:t xml:space="preserve"> normally</w:t>
      </w:r>
      <w:r w:rsidRPr="00D765A1">
        <w:rPr>
          <w:rFonts w:asciiTheme="majorHAnsi" w:hAnsiTheme="majorHAnsi" w:cstheme="majorHAnsi"/>
        </w:rPr>
        <w:t xml:space="preserve"> that 'processing is necessary for archiving purposes in the public interest, scientific or historical research purposes or statistical purposes’. If you will be processing special category data and intend to use another condition you must contact the University’s Data Protection Officer (DPO) for advice and insert the condition agreed with the DPO below. </w:t>
      </w:r>
    </w:p>
    <w:tbl>
      <w:tblPr>
        <w:tblStyle w:val="TableGrid"/>
        <w:tblW w:w="9067" w:type="dxa"/>
        <w:tblLook w:val="04A0" w:firstRow="1" w:lastRow="0" w:firstColumn="1" w:lastColumn="0" w:noHBand="0" w:noVBand="1"/>
      </w:tblPr>
      <w:tblGrid>
        <w:gridCol w:w="9067"/>
      </w:tblGrid>
      <w:tr w:rsidR="002D5171" w:rsidRPr="00D765A1" w14:paraId="35740307" w14:textId="77777777" w:rsidTr="00F3408B">
        <w:tc>
          <w:tcPr>
            <w:tcW w:w="9067" w:type="dxa"/>
          </w:tcPr>
          <w:p w14:paraId="356316F2" w14:textId="5BE9B87E" w:rsidR="002D5171" w:rsidRPr="00D765A1" w:rsidRDefault="000A54FD" w:rsidP="00F3408B">
            <w:pPr>
              <w:rPr>
                <w:rFonts w:asciiTheme="majorHAnsi" w:hAnsiTheme="majorHAnsi" w:cstheme="majorHAnsi"/>
              </w:rPr>
            </w:pPr>
            <w:r w:rsidRPr="00D765A1">
              <w:rPr>
                <w:rFonts w:asciiTheme="majorHAnsi" w:hAnsiTheme="majorHAnsi" w:cstheme="majorHAnsi"/>
              </w:rPr>
              <w:t xml:space="preserve">No special category data will be </w:t>
            </w:r>
            <w:r w:rsidR="00E143BE" w:rsidRPr="00D765A1">
              <w:rPr>
                <w:rFonts w:asciiTheme="majorHAnsi" w:hAnsiTheme="majorHAnsi" w:cstheme="majorHAnsi"/>
              </w:rPr>
              <w:t>collected or processed.</w:t>
            </w:r>
          </w:p>
        </w:tc>
      </w:tr>
    </w:tbl>
    <w:p w14:paraId="2FDF731F" w14:textId="77777777" w:rsidR="002D5171" w:rsidRPr="00D765A1" w:rsidRDefault="002D5171" w:rsidP="00AB7558">
      <w:pPr>
        <w:rPr>
          <w:rFonts w:asciiTheme="majorHAnsi" w:hAnsiTheme="majorHAnsi" w:cstheme="majorHAnsi"/>
          <w:b/>
          <w:sz w:val="28"/>
          <w:szCs w:val="28"/>
        </w:rPr>
      </w:pPr>
    </w:p>
    <w:p w14:paraId="3FEF5AEC" w14:textId="20D3D786"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4</w:t>
      </w:r>
      <w:r w:rsidR="002D5171" w:rsidRPr="00D765A1">
        <w:rPr>
          <w:rFonts w:asciiTheme="majorHAnsi" w:hAnsiTheme="majorHAnsi" w:cstheme="majorHAnsi"/>
          <w:b/>
          <w:sz w:val="28"/>
          <w:szCs w:val="28"/>
        </w:rPr>
        <w:t>b</w:t>
      </w:r>
      <w:r w:rsidRPr="00D765A1">
        <w:rPr>
          <w:rFonts w:asciiTheme="majorHAnsi" w:hAnsiTheme="majorHAnsi" w:cstheme="majorHAnsi"/>
          <w:b/>
          <w:sz w:val="28"/>
          <w:szCs w:val="28"/>
        </w:rPr>
        <w:t xml:space="preserve">. </w:t>
      </w:r>
      <w:r w:rsidR="008662BA" w:rsidRPr="00D765A1">
        <w:rPr>
          <w:rFonts w:asciiTheme="majorHAnsi" w:hAnsiTheme="majorHAnsi" w:cstheme="majorHAnsi"/>
          <w:b/>
          <w:sz w:val="28"/>
          <w:szCs w:val="28"/>
        </w:rPr>
        <w:t>Data Management</w:t>
      </w:r>
      <w:r w:rsidR="00BD437E" w:rsidRPr="00D765A1">
        <w:rPr>
          <w:rFonts w:asciiTheme="majorHAnsi" w:hAnsiTheme="majorHAnsi" w:cstheme="majorHAnsi"/>
          <w:b/>
          <w:sz w:val="28"/>
          <w:szCs w:val="28"/>
        </w:rPr>
        <w:t>: Planning</w:t>
      </w:r>
    </w:p>
    <w:tbl>
      <w:tblPr>
        <w:tblStyle w:val="TableGrid"/>
        <w:tblW w:w="0" w:type="auto"/>
        <w:tblLook w:val="04A0" w:firstRow="1" w:lastRow="0" w:firstColumn="1" w:lastColumn="0" w:noHBand="0" w:noVBand="1"/>
      </w:tblPr>
      <w:tblGrid>
        <w:gridCol w:w="7980"/>
        <w:gridCol w:w="532"/>
        <w:gridCol w:w="504"/>
      </w:tblGrid>
      <w:tr w:rsidR="00D765A1" w:rsidRPr="00D765A1" w14:paraId="53E819B3" w14:textId="77777777" w:rsidTr="00631E97">
        <w:tc>
          <w:tcPr>
            <w:tcW w:w="0" w:type="auto"/>
          </w:tcPr>
          <w:p w14:paraId="5C7FDA23" w14:textId="77777777" w:rsidR="00AB7558" w:rsidRPr="00D765A1" w:rsidRDefault="00AB7558" w:rsidP="00D42F51">
            <w:pPr>
              <w:rPr>
                <w:rFonts w:asciiTheme="majorHAnsi" w:hAnsiTheme="majorHAnsi" w:cstheme="majorHAnsi"/>
              </w:rPr>
            </w:pPr>
          </w:p>
        </w:tc>
        <w:tc>
          <w:tcPr>
            <w:tcW w:w="532" w:type="dxa"/>
          </w:tcPr>
          <w:p w14:paraId="2FE058B7"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504" w:type="dxa"/>
          </w:tcPr>
          <w:p w14:paraId="4CB842D1"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57658D4E" w14:textId="77777777" w:rsidTr="008B2D4B">
        <w:tc>
          <w:tcPr>
            <w:tcW w:w="0" w:type="auto"/>
          </w:tcPr>
          <w:p w14:paraId="0A2ED6B3" w14:textId="09FEFE6D" w:rsidR="00AB7558" w:rsidRPr="00D765A1" w:rsidRDefault="00D149EF" w:rsidP="00D42F51">
            <w:pPr>
              <w:rPr>
                <w:rFonts w:asciiTheme="majorHAnsi" w:hAnsiTheme="majorHAnsi" w:cstheme="majorHAnsi"/>
              </w:rPr>
            </w:pPr>
            <w:r w:rsidRPr="00D765A1">
              <w:rPr>
                <w:rFonts w:asciiTheme="majorHAnsi" w:hAnsiTheme="majorHAnsi" w:cstheme="majorHAnsi"/>
              </w:rPr>
              <w:t xml:space="preserve">4a. </w:t>
            </w:r>
            <w:r w:rsidR="00AB7558" w:rsidRPr="00D765A1">
              <w:rPr>
                <w:rFonts w:asciiTheme="majorHAnsi" w:hAnsiTheme="majorHAnsi" w:cstheme="majorHAnsi"/>
              </w:rPr>
              <w:t xml:space="preserve">Are there any reasons why you cannot guarantee the full security and confidentiality of any personal or confidential data collected for the project? </w:t>
            </w:r>
          </w:p>
        </w:tc>
        <w:tc>
          <w:tcPr>
            <w:tcW w:w="532" w:type="dxa"/>
            <w:vAlign w:val="center"/>
          </w:tcPr>
          <w:p w14:paraId="41EF4F5E" w14:textId="77777777" w:rsidR="00AB7558" w:rsidRPr="00D765A1" w:rsidRDefault="00AB7558" w:rsidP="008B2D4B">
            <w:pPr>
              <w:jc w:val="center"/>
              <w:rPr>
                <w:rFonts w:asciiTheme="majorHAnsi" w:hAnsiTheme="majorHAnsi" w:cstheme="majorHAnsi"/>
              </w:rPr>
            </w:pPr>
          </w:p>
        </w:tc>
        <w:tc>
          <w:tcPr>
            <w:tcW w:w="504" w:type="dxa"/>
            <w:vAlign w:val="center"/>
          </w:tcPr>
          <w:p w14:paraId="14C4A7C9" w14:textId="2C4BDFD9" w:rsidR="00AB7558" w:rsidRPr="00D765A1" w:rsidRDefault="00106A8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D9F5F3E" w14:textId="77777777" w:rsidTr="008B2D4B">
        <w:tc>
          <w:tcPr>
            <w:tcW w:w="0" w:type="auto"/>
          </w:tcPr>
          <w:p w14:paraId="6DEAC785" w14:textId="16735406" w:rsidR="00AB7558" w:rsidRPr="00D765A1" w:rsidRDefault="00D149EF" w:rsidP="00D42F51">
            <w:pPr>
              <w:rPr>
                <w:rFonts w:asciiTheme="majorHAnsi" w:hAnsiTheme="majorHAnsi" w:cstheme="majorHAnsi"/>
              </w:rPr>
            </w:pPr>
            <w:r w:rsidRPr="00D765A1">
              <w:rPr>
                <w:rFonts w:asciiTheme="majorHAnsi" w:hAnsiTheme="majorHAnsi" w:cstheme="majorHAnsi"/>
              </w:rPr>
              <w:t xml:space="preserve">4b. </w:t>
            </w:r>
            <w:r w:rsidR="00AB7558" w:rsidRPr="00D765A1">
              <w:rPr>
                <w:rFonts w:asciiTheme="majorHAnsi" w:hAnsiTheme="majorHAnsi" w:cstheme="majorHAnsi"/>
              </w:rPr>
              <w:t xml:space="preserve">Is there a possibility that any of your participants, organisations they are affiliated with, or people associated with them, could be directly or indirectly identified in the outputs from this project? </w:t>
            </w:r>
          </w:p>
        </w:tc>
        <w:tc>
          <w:tcPr>
            <w:tcW w:w="532" w:type="dxa"/>
            <w:vAlign w:val="center"/>
          </w:tcPr>
          <w:p w14:paraId="62F51F84" w14:textId="77777777" w:rsidR="00AB7558" w:rsidRPr="00D765A1" w:rsidRDefault="00AB7558" w:rsidP="008B2D4B">
            <w:pPr>
              <w:jc w:val="center"/>
              <w:rPr>
                <w:rFonts w:asciiTheme="majorHAnsi" w:hAnsiTheme="majorHAnsi" w:cstheme="majorHAnsi"/>
              </w:rPr>
            </w:pPr>
          </w:p>
        </w:tc>
        <w:tc>
          <w:tcPr>
            <w:tcW w:w="504" w:type="dxa"/>
            <w:vAlign w:val="center"/>
          </w:tcPr>
          <w:p w14:paraId="70C701DD" w14:textId="02312715" w:rsidR="00AB7558" w:rsidRPr="00D765A1" w:rsidRDefault="003561C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412E10B" w14:textId="77777777" w:rsidTr="008B2D4B">
        <w:tc>
          <w:tcPr>
            <w:tcW w:w="0" w:type="auto"/>
          </w:tcPr>
          <w:p w14:paraId="06158CFE" w14:textId="616B1509" w:rsidR="00AB7558" w:rsidRPr="00D765A1" w:rsidRDefault="00D149EF" w:rsidP="00D42F51">
            <w:pPr>
              <w:rPr>
                <w:rFonts w:asciiTheme="majorHAnsi" w:hAnsiTheme="majorHAnsi" w:cstheme="majorHAnsi"/>
              </w:rPr>
            </w:pPr>
            <w:r w:rsidRPr="00D765A1">
              <w:rPr>
                <w:rFonts w:asciiTheme="majorHAnsi" w:hAnsiTheme="majorHAnsi" w:cstheme="majorHAnsi"/>
              </w:rPr>
              <w:t xml:space="preserve">4c. </w:t>
            </w:r>
            <w:r w:rsidR="00AB7558" w:rsidRPr="00D765A1">
              <w:rPr>
                <w:rFonts w:asciiTheme="majorHAnsi" w:hAnsiTheme="majorHAnsi" w:cstheme="majorHAnsi"/>
              </w:rPr>
              <w:t xml:space="preserve">Will any personal or confidential data be retained at the end of the project other than in fully anonymised form? </w:t>
            </w:r>
          </w:p>
        </w:tc>
        <w:tc>
          <w:tcPr>
            <w:tcW w:w="532" w:type="dxa"/>
            <w:vAlign w:val="center"/>
          </w:tcPr>
          <w:p w14:paraId="03CE99FC" w14:textId="77777777" w:rsidR="00AB7558" w:rsidRPr="00D765A1" w:rsidRDefault="00AB7558" w:rsidP="008B2D4B">
            <w:pPr>
              <w:jc w:val="center"/>
              <w:rPr>
                <w:rFonts w:asciiTheme="majorHAnsi" w:hAnsiTheme="majorHAnsi" w:cstheme="majorHAnsi"/>
              </w:rPr>
            </w:pPr>
          </w:p>
        </w:tc>
        <w:tc>
          <w:tcPr>
            <w:tcW w:w="504" w:type="dxa"/>
            <w:vAlign w:val="center"/>
          </w:tcPr>
          <w:p w14:paraId="27F60462" w14:textId="6A5B3FFD" w:rsidR="00AB7558" w:rsidRPr="00D765A1" w:rsidRDefault="003561C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AB7558" w:rsidRPr="00D765A1" w14:paraId="664EED1A" w14:textId="77777777" w:rsidTr="008B2D4B">
        <w:tc>
          <w:tcPr>
            <w:tcW w:w="0" w:type="auto"/>
          </w:tcPr>
          <w:p w14:paraId="03503ABE" w14:textId="70429B13" w:rsidR="00AB7558" w:rsidRPr="00D765A1" w:rsidRDefault="00114ED4" w:rsidP="00D42F51">
            <w:pPr>
              <w:rPr>
                <w:rFonts w:asciiTheme="majorHAnsi" w:hAnsiTheme="majorHAnsi" w:cstheme="majorHAnsi"/>
              </w:rPr>
            </w:pPr>
            <w:r w:rsidRPr="00D765A1">
              <w:rPr>
                <w:rFonts w:asciiTheme="majorHAnsi" w:hAnsiTheme="majorHAnsi" w:cstheme="majorHAnsi"/>
              </w:rPr>
              <w:t>4</w:t>
            </w:r>
            <w:r w:rsidR="00D149EF" w:rsidRPr="00D765A1">
              <w:rPr>
                <w:rFonts w:asciiTheme="majorHAnsi" w:hAnsiTheme="majorHAnsi" w:cstheme="majorHAnsi"/>
              </w:rPr>
              <w:t xml:space="preserve">d. </w:t>
            </w:r>
            <w:r w:rsidR="00AB7558" w:rsidRPr="00D765A1">
              <w:rPr>
                <w:rFonts w:asciiTheme="majorHAnsi" w:hAnsiTheme="majorHAnsi" w:cstheme="majorHAnsi"/>
              </w:rPr>
              <w:t>Will it be possible to link information or data back to individual participants in any way</w:t>
            </w:r>
            <w:r w:rsidR="0075018D" w:rsidRPr="00D765A1">
              <w:rPr>
                <w:rFonts w:asciiTheme="majorHAnsi" w:hAnsiTheme="majorHAnsi" w:cstheme="majorHAnsi"/>
              </w:rPr>
              <w:t xml:space="preserve"> (include consideration of the use of </w:t>
            </w:r>
            <w:hyperlink r:id="rId18" w:history="1">
              <w:r w:rsidR="0075018D" w:rsidRPr="00D765A1">
                <w:rPr>
                  <w:rStyle w:val="Hyperlink"/>
                  <w:rFonts w:asciiTheme="majorHAnsi" w:hAnsiTheme="majorHAnsi" w:cstheme="majorHAnsi"/>
                  <w:color w:val="auto"/>
                </w:rPr>
                <w:t>secondary data</w:t>
              </w:r>
            </w:hyperlink>
            <w:r w:rsidR="0075018D" w:rsidRPr="00D765A1">
              <w:rPr>
                <w:rFonts w:asciiTheme="majorHAnsi" w:hAnsiTheme="majorHAnsi" w:cstheme="majorHAnsi"/>
              </w:rPr>
              <w:t>)</w:t>
            </w:r>
            <w:r w:rsidR="00AB7558" w:rsidRPr="00D765A1">
              <w:rPr>
                <w:rFonts w:asciiTheme="majorHAnsi" w:hAnsiTheme="majorHAnsi" w:cstheme="majorHAnsi"/>
              </w:rPr>
              <w:t>?</w:t>
            </w:r>
            <w:r w:rsidR="0075018D" w:rsidRPr="00D765A1">
              <w:rPr>
                <w:rFonts w:asciiTheme="majorHAnsi" w:hAnsiTheme="majorHAnsi" w:cstheme="majorHAnsi"/>
              </w:rPr>
              <w:t xml:space="preserve"> </w:t>
            </w:r>
          </w:p>
        </w:tc>
        <w:tc>
          <w:tcPr>
            <w:tcW w:w="532" w:type="dxa"/>
            <w:vAlign w:val="center"/>
          </w:tcPr>
          <w:p w14:paraId="37EA3309" w14:textId="68CFE4CA" w:rsidR="00AB7558" w:rsidRPr="00D765A1" w:rsidRDefault="00AB7558" w:rsidP="008B2D4B">
            <w:pPr>
              <w:jc w:val="center"/>
              <w:rPr>
                <w:rFonts w:asciiTheme="majorHAnsi" w:hAnsiTheme="majorHAnsi" w:cstheme="majorHAnsi"/>
              </w:rPr>
            </w:pPr>
          </w:p>
        </w:tc>
        <w:tc>
          <w:tcPr>
            <w:tcW w:w="504" w:type="dxa"/>
            <w:vAlign w:val="center"/>
          </w:tcPr>
          <w:p w14:paraId="2EB4B9F6" w14:textId="4707B0A1" w:rsidR="00AB7558" w:rsidRPr="00D765A1" w:rsidRDefault="007A3169"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7CEAFD5F" w14:textId="77777777" w:rsidR="00AB7558" w:rsidRPr="00D765A1" w:rsidRDefault="00AB7558" w:rsidP="00AB7558">
      <w:pPr>
        <w:rPr>
          <w:rFonts w:asciiTheme="majorHAnsi" w:hAnsiTheme="majorHAnsi" w:cstheme="majorHAnsi"/>
        </w:rPr>
      </w:pPr>
    </w:p>
    <w:p w14:paraId="20C366CA" w14:textId="77777777" w:rsidR="006803BA" w:rsidRPr="00D765A1" w:rsidRDefault="006803BA" w:rsidP="006803BA">
      <w:pPr>
        <w:rPr>
          <w:rFonts w:asciiTheme="majorHAnsi" w:hAnsiTheme="majorHAnsi" w:cstheme="majorHAnsi"/>
        </w:rPr>
      </w:pPr>
      <w:r w:rsidRPr="00D765A1">
        <w:rPr>
          <w:rFonts w:asciiTheme="majorHAnsi" w:hAnsiTheme="majorHAnsi" w:cstheme="majorHAnsi"/>
        </w:rPr>
        <w:t xml:space="preserve">If you have answered YES to ANY of these questions, please explain why it is necessary to breach normal ethical procedures regarding confidentiality, security and/or retention of research data. </w:t>
      </w:r>
    </w:p>
    <w:tbl>
      <w:tblPr>
        <w:tblStyle w:val="TableGrid"/>
        <w:tblW w:w="0" w:type="auto"/>
        <w:tblLook w:val="04A0" w:firstRow="1" w:lastRow="0" w:firstColumn="1" w:lastColumn="0" w:noHBand="0" w:noVBand="1"/>
      </w:tblPr>
      <w:tblGrid>
        <w:gridCol w:w="9016"/>
      </w:tblGrid>
      <w:tr w:rsidR="006803BA" w:rsidRPr="00D765A1" w14:paraId="602662C8" w14:textId="77777777" w:rsidTr="00F3408B">
        <w:tc>
          <w:tcPr>
            <w:tcW w:w="9242" w:type="dxa"/>
          </w:tcPr>
          <w:p w14:paraId="0C60298B" w14:textId="4D0884B5" w:rsidR="002D397E" w:rsidRPr="00D765A1" w:rsidRDefault="005D3766" w:rsidP="002D397E">
            <w:pPr>
              <w:rPr>
                <w:rFonts w:asciiTheme="majorHAnsi" w:hAnsiTheme="majorHAnsi" w:cstheme="majorHAnsi"/>
              </w:rPr>
            </w:pPr>
            <w:r w:rsidRPr="00D765A1">
              <w:rPr>
                <w:rFonts w:asciiTheme="majorHAnsi" w:hAnsiTheme="majorHAnsi" w:cstheme="majorHAnsi"/>
              </w:rPr>
              <w:t>N/A</w:t>
            </w:r>
          </w:p>
        </w:tc>
      </w:tr>
    </w:tbl>
    <w:p w14:paraId="3A073476" w14:textId="77777777" w:rsidR="00E27439" w:rsidRPr="00D765A1" w:rsidRDefault="00E27439" w:rsidP="00AB7558">
      <w:pPr>
        <w:rPr>
          <w:rFonts w:asciiTheme="majorHAnsi" w:hAnsiTheme="majorHAnsi" w:cstheme="majorHAnsi"/>
        </w:rPr>
      </w:pPr>
    </w:p>
    <w:p w14:paraId="0FB61421" w14:textId="527C716D" w:rsidR="006803BA" w:rsidRPr="00D765A1" w:rsidRDefault="006771A6" w:rsidP="006803BA">
      <w:pPr>
        <w:rPr>
          <w:rFonts w:asciiTheme="majorHAnsi" w:hAnsiTheme="majorHAnsi" w:cstheme="majorHAnsi"/>
        </w:rPr>
      </w:pPr>
      <w:r w:rsidRPr="00D765A1">
        <w:rPr>
          <w:rFonts w:asciiTheme="majorHAnsi" w:hAnsiTheme="majorHAnsi" w:cstheme="majorHAnsi"/>
        </w:rPr>
        <w:t>Irrespective of your answers to questions 4a to 4d, p</w:t>
      </w:r>
      <w:r w:rsidR="006803BA" w:rsidRPr="00D765A1">
        <w:rPr>
          <w:rFonts w:asciiTheme="majorHAnsi" w:hAnsiTheme="majorHAnsi" w:cstheme="majorHAnsi"/>
        </w:rPr>
        <w:t>lease describe your plan for managing the data</w:t>
      </w:r>
      <w:r w:rsidR="00BD61D6" w:rsidRPr="00D765A1">
        <w:rPr>
          <w:rStyle w:val="FootnoteReference"/>
          <w:rFonts w:asciiTheme="majorHAnsi" w:hAnsiTheme="majorHAnsi" w:cstheme="majorHAnsi"/>
        </w:rPr>
        <w:footnoteReference w:id="6"/>
      </w:r>
      <w:r w:rsidR="006803BA" w:rsidRPr="00D765A1">
        <w:rPr>
          <w:rFonts w:asciiTheme="majorHAnsi" w:hAnsiTheme="majorHAnsi" w:cstheme="majorHAnsi"/>
        </w:rPr>
        <w:t xml:space="preserve"> you will collect during your project</w:t>
      </w:r>
      <w:r w:rsidR="00BD61D6" w:rsidRPr="00D765A1">
        <w:rPr>
          <w:rFonts w:asciiTheme="majorHAnsi" w:hAnsiTheme="majorHAnsi" w:cstheme="majorHAnsi"/>
        </w:rPr>
        <w:t xml:space="preserve"> and how it complies with data protection legislation</w:t>
      </w:r>
      <w:r w:rsidR="006803BA" w:rsidRPr="00D765A1">
        <w:rPr>
          <w:rFonts w:asciiTheme="majorHAnsi" w:hAnsiTheme="majorHAnsi" w:cstheme="majorHAnsi"/>
        </w:rPr>
        <w:t xml:space="preserve">. Include </w:t>
      </w:r>
      <w:r w:rsidR="006803BA" w:rsidRPr="00D765A1">
        <w:rPr>
          <w:rFonts w:asciiTheme="majorHAnsi" w:hAnsiTheme="majorHAnsi" w:cstheme="majorHAnsi"/>
        </w:rPr>
        <w:lastRenderedPageBreak/>
        <w:t>information on: i) The type and volume of data</w:t>
      </w:r>
      <w:r w:rsidR="004E43DA" w:rsidRPr="00D765A1">
        <w:rPr>
          <w:rStyle w:val="FootnoteReference"/>
          <w:rFonts w:asciiTheme="majorHAnsi" w:hAnsiTheme="majorHAnsi" w:cstheme="majorHAnsi"/>
        </w:rPr>
        <w:footnoteReference w:id="7"/>
      </w:r>
      <w:r w:rsidR="006803BA" w:rsidRPr="00D765A1">
        <w:rPr>
          <w:rFonts w:asciiTheme="majorHAnsi" w:hAnsiTheme="majorHAnsi" w:cstheme="majorHAnsi"/>
        </w:rPr>
        <w:t>; ii) Where and for how long will the data be stored and what measures will be in place to ensure secure storage</w:t>
      </w:r>
      <w:r w:rsidR="00912D71" w:rsidRPr="00D765A1">
        <w:rPr>
          <w:rStyle w:val="FootnoteReference"/>
          <w:rFonts w:asciiTheme="majorHAnsi" w:hAnsiTheme="majorHAnsi" w:cstheme="majorHAnsi"/>
        </w:rPr>
        <w:footnoteReference w:id="8"/>
      </w:r>
      <w:r w:rsidR="006803BA" w:rsidRPr="00D765A1">
        <w:rPr>
          <w:rFonts w:asciiTheme="majorHAnsi" w:hAnsiTheme="majorHAnsi" w:cstheme="majorHAnsi"/>
        </w:rPr>
        <w:t>; iii) Whether the da</w:t>
      </w:r>
      <w:r w:rsidR="00210168" w:rsidRPr="00D765A1">
        <w:rPr>
          <w:rFonts w:asciiTheme="majorHAnsi" w:hAnsiTheme="majorHAnsi" w:cstheme="majorHAnsi"/>
        </w:rPr>
        <w:t>ta will be anonymised or pseud</w:t>
      </w:r>
      <w:r w:rsidR="006803BA" w:rsidRPr="00D765A1">
        <w:rPr>
          <w:rFonts w:asciiTheme="majorHAnsi" w:hAnsiTheme="majorHAnsi" w:cstheme="majorHAnsi"/>
        </w:rPr>
        <w:t>onymised</w:t>
      </w:r>
      <w:r w:rsidR="006803BA" w:rsidRPr="00D765A1">
        <w:rPr>
          <w:rStyle w:val="FootnoteReference"/>
          <w:rFonts w:asciiTheme="majorHAnsi" w:hAnsiTheme="majorHAnsi" w:cstheme="majorHAnsi"/>
        </w:rPr>
        <w:footnoteReference w:id="9"/>
      </w:r>
      <w:r w:rsidR="006803BA" w:rsidRPr="00D765A1">
        <w:rPr>
          <w:rFonts w:asciiTheme="majorHAnsi" w:hAnsiTheme="majorHAnsi" w:cstheme="majorHAnsi"/>
        </w:rPr>
        <w:t xml:space="preserve">; </w:t>
      </w:r>
      <w:r w:rsidR="00B70746" w:rsidRPr="00D765A1">
        <w:rPr>
          <w:rFonts w:asciiTheme="majorHAnsi" w:hAnsiTheme="majorHAnsi" w:cstheme="majorHAnsi"/>
        </w:rPr>
        <w:t xml:space="preserve">iv) How secure access will be provided to data for collaborators; v) Whether and how data will be shared for </w:t>
      </w:r>
      <w:hyperlink r:id="rId19" w:history="1">
        <w:r w:rsidR="002E5513" w:rsidRPr="00D765A1">
          <w:rPr>
            <w:rStyle w:val="Hyperlink"/>
            <w:rFonts w:asciiTheme="majorHAnsi" w:hAnsiTheme="majorHAnsi" w:cstheme="majorHAnsi"/>
            <w:color w:val="auto"/>
          </w:rPr>
          <w:t>re</w:t>
        </w:r>
        <w:r w:rsidR="00B70746" w:rsidRPr="00D765A1">
          <w:rPr>
            <w:rStyle w:val="Hyperlink"/>
            <w:rFonts w:asciiTheme="majorHAnsi" w:hAnsiTheme="majorHAnsi" w:cstheme="majorHAnsi"/>
            <w:color w:val="auto"/>
          </w:rPr>
          <w:t>use</w:t>
        </w:r>
      </w:hyperlink>
      <w:r w:rsidR="00B70746" w:rsidRPr="00D765A1">
        <w:rPr>
          <w:rFonts w:asciiTheme="majorHAnsi" w:hAnsiTheme="majorHAnsi" w:cstheme="majorHAnsi"/>
        </w:rPr>
        <w:t xml:space="preserve"> </w:t>
      </w:r>
      <w:r w:rsidR="002E5513" w:rsidRPr="00D765A1">
        <w:rPr>
          <w:rFonts w:asciiTheme="majorHAnsi" w:hAnsiTheme="majorHAnsi" w:cstheme="majorHAnsi"/>
        </w:rPr>
        <w:t xml:space="preserve">by other researchers </w:t>
      </w:r>
      <w:r w:rsidR="00B70746" w:rsidRPr="00D765A1">
        <w:rPr>
          <w:rFonts w:asciiTheme="majorHAnsi" w:hAnsiTheme="majorHAnsi" w:cstheme="majorHAnsi"/>
        </w:rPr>
        <w:t>beyond the project (including details on any access restrictions); vi) Processes in place to erase and/or stop processing an individual participant’s data (except where this would render impossible or seriously impair the research objectives)</w:t>
      </w:r>
      <w:r w:rsidR="00B70746" w:rsidRPr="00D765A1">
        <w:rPr>
          <w:rStyle w:val="FootnoteReference"/>
          <w:rFonts w:asciiTheme="majorHAnsi" w:hAnsiTheme="majorHAnsi" w:cstheme="majorHAnsi"/>
        </w:rPr>
        <w:footnoteReference w:id="10"/>
      </w:r>
      <w:r w:rsidR="00B70746" w:rsidRPr="00D765A1">
        <w:rPr>
          <w:rFonts w:asciiTheme="majorHAnsi" w:hAnsiTheme="majorHAnsi" w:cstheme="majorHAnsi"/>
        </w:rPr>
        <w:t xml:space="preserve">; vii) Processes in place for individuals to have inaccurate personal data rectified, or completed if it is incomplete; viii) Who has overall responsibility for data management for the research project; ix) </w:t>
      </w:r>
      <w:hyperlink r:id="rId20" w:history="1">
        <w:r w:rsidR="00BD61D6" w:rsidRPr="00D765A1">
          <w:rPr>
            <w:rStyle w:val="Hyperlink"/>
            <w:rFonts w:asciiTheme="majorHAnsi" w:hAnsiTheme="majorHAnsi" w:cstheme="majorHAnsi"/>
            <w:color w:val="auto"/>
          </w:rPr>
          <w:t>Arrangements for collection and transfer of data outside the UK</w:t>
        </w:r>
      </w:hyperlink>
      <w:r w:rsidR="00C17343" w:rsidRPr="00D765A1">
        <w:rPr>
          <w:rStyle w:val="FootnoteReference"/>
          <w:rFonts w:asciiTheme="majorHAnsi" w:hAnsiTheme="majorHAnsi" w:cstheme="majorHAnsi"/>
        </w:rPr>
        <w:footnoteReference w:id="11"/>
      </w:r>
      <w:r w:rsidR="00B70746" w:rsidRPr="00D765A1">
        <w:rPr>
          <w:rFonts w:asciiTheme="majorHAnsi" w:hAnsiTheme="majorHAnsi" w:cstheme="majorHAnsi"/>
        </w:rPr>
        <w:t>.</w:t>
      </w:r>
    </w:p>
    <w:tbl>
      <w:tblPr>
        <w:tblStyle w:val="TableGrid"/>
        <w:tblW w:w="0" w:type="auto"/>
        <w:tblLook w:val="04A0" w:firstRow="1" w:lastRow="0" w:firstColumn="1" w:lastColumn="0" w:noHBand="0" w:noVBand="1"/>
      </w:tblPr>
      <w:tblGrid>
        <w:gridCol w:w="9016"/>
      </w:tblGrid>
      <w:tr w:rsidR="006803BA" w:rsidRPr="00D765A1" w14:paraId="3636AC0A" w14:textId="77777777" w:rsidTr="00F3408B">
        <w:tc>
          <w:tcPr>
            <w:tcW w:w="9242" w:type="dxa"/>
          </w:tcPr>
          <w:p w14:paraId="6DC9D52E" w14:textId="5FCE368B" w:rsidR="00FD2861" w:rsidRPr="00D765A1" w:rsidRDefault="00D9713D" w:rsidP="00FD2861">
            <w:pPr>
              <w:rPr>
                <w:rFonts w:asciiTheme="majorHAnsi" w:hAnsiTheme="majorHAnsi" w:cstheme="majorHAnsi"/>
              </w:rPr>
            </w:pPr>
            <w:r w:rsidRPr="00D765A1">
              <w:rPr>
                <w:rFonts w:asciiTheme="majorHAnsi" w:hAnsiTheme="majorHAnsi" w:cstheme="majorHAnsi"/>
                <w:b/>
                <w:bCs/>
              </w:rPr>
              <w:t xml:space="preserve">(i) </w:t>
            </w:r>
            <w:r w:rsidR="00D17A6D" w:rsidRPr="00D765A1">
              <w:rPr>
                <w:rFonts w:asciiTheme="majorHAnsi" w:hAnsiTheme="majorHAnsi" w:cstheme="majorHAnsi"/>
                <w:b/>
                <w:bCs/>
              </w:rPr>
              <w:t>The type and volume of data</w:t>
            </w:r>
            <w:r w:rsidR="00D17A6D" w:rsidRPr="00D765A1">
              <w:rPr>
                <w:rFonts w:asciiTheme="majorHAnsi" w:hAnsiTheme="majorHAnsi" w:cstheme="majorHAnsi"/>
              </w:rPr>
              <w:t xml:space="preserve">: </w:t>
            </w:r>
            <w:r w:rsidR="00FD2861" w:rsidRPr="00D765A1">
              <w:rPr>
                <w:rFonts w:asciiTheme="majorHAnsi" w:hAnsiTheme="majorHAnsi" w:cstheme="majorHAnsi"/>
              </w:rPr>
              <w:t>Data will consist of questionnaire responses related to software evaluation, including numerical ratings (e.g., task difficulty and perceived usability) and short written responses provided in free-text fields. In addition, the researcher will take written notes of participant comments and observations during the in-person storyboard evaluation session.</w:t>
            </w:r>
          </w:p>
          <w:p w14:paraId="3A9F267F" w14:textId="632834B7" w:rsidR="00FD2861" w:rsidRPr="00D765A1" w:rsidRDefault="00FD2861" w:rsidP="00FD2861">
            <w:pPr>
              <w:rPr>
                <w:rFonts w:asciiTheme="majorHAnsi" w:hAnsiTheme="majorHAnsi" w:cstheme="majorHAnsi"/>
              </w:rPr>
            </w:pPr>
            <w:r w:rsidRPr="00D765A1">
              <w:rPr>
                <w:rFonts w:asciiTheme="majorHAnsi" w:hAnsiTheme="majorHAnsi" w:cstheme="majorHAnsi"/>
              </w:rPr>
              <w:t>The volume of data is expected to be low, given that the number of participants is expected to be small.</w:t>
            </w:r>
          </w:p>
          <w:p w14:paraId="0FC558B4" w14:textId="51B153C1" w:rsidR="00055BA8" w:rsidRPr="00D765A1" w:rsidRDefault="00D17A6D" w:rsidP="008C423A">
            <w:pPr>
              <w:rPr>
                <w:rFonts w:asciiTheme="majorHAnsi" w:hAnsiTheme="majorHAnsi" w:cstheme="majorHAnsi"/>
              </w:rPr>
            </w:pPr>
            <w:r w:rsidRPr="00D765A1">
              <w:rPr>
                <w:rFonts w:asciiTheme="majorHAnsi" w:hAnsiTheme="majorHAnsi" w:cstheme="majorHAnsi"/>
              </w:rPr>
              <w:t xml:space="preserve">(ii) </w:t>
            </w:r>
            <w:r w:rsidR="00595BC1" w:rsidRPr="00D765A1">
              <w:rPr>
                <w:rFonts w:asciiTheme="majorHAnsi" w:hAnsiTheme="majorHAnsi" w:cstheme="majorHAnsi"/>
                <w:b/>
                <w:bCs/>
              </w:rPr>
              <w:t>Where and for how long will the data be stored and what measures will be in place to ensure secure storage</w:t>
            </w:r>
            <w:r w:rsidR="00706B19" w:rsidRPr="00D765A1">
              <w:rPr>
                <w:rFonts w:asciiTheme="majorHAnsi" w:hAnsiTheme="majorHAnsi" w:cstheme="majorHAnsi"/>
              </w:rPr>
              <w:t xml:space="preserve">: </w:t>
            </w:r>
            <w:r w:rsidR="00754C6D" w:rsidRPr="00D765A1">
              <w:rPr>
                <w:rFonts w:asciiTheme="majorHAnsi" w:hAnsiTheme="majorHAnsi" w:cstheme="majorHAnsi"/>
              </w:rPr>
              <w:t>D</w:t>
            </w:r>
            <w:r w:rsidR="00055BA8" w:rsidRPr="00D765A1">
              <w:rPr>
                <w:rFonts w:asciiTheme="majorHAnsi" w:hAnsiTheme="majorHAnsi" w:cstheme="majorHAnsi"/>
              </w:rPr>
              <w:t>ata</w:t>
            </w:r>
            <w:r w:rsidR="00754C6D" w:rsidRPr="00D765A1">
              <w:rPr>
                <w:rFonts w:asciiTheme="majorHAnsi" w:hAnsiTheme="majorHAnsi" w:cstheme="majorHAnsi"/>
              </w:rPr>
              <w:t xml:space="preserve"> </w:t>
            </w:r>
            <w:r w:rsidR="00055BA8" w:rsidRPr="00D765A1">
              <w:rPr>
                <w:rFonts w:asciiTheme="majorHAnsi" w:hAnsiTheme="majorHAnsi" w:cstheme="majorHAnsi"/>
              </w:rPr>
              <w:t>will be stored securely in University of Dundee-managed resources</w:t>
            </w:r>
            <w:ins w:id="3" w:author="Alexander Gordon (Student)" w:date="2026-03-01T20:55:00Z" w16du:dateUtc="2026-03-01T20:55:00Z">
              <w:r w:rsidR="00934947">
                <w:rPr>
                  <w:rFonts w:asciiTheme="majorHAnsi" w:hAnsiTheme="majorHAnsi" w:cstheme="majorHAnsi"/>
                </w:rPr>
                <w:t>. Thes</w:t>
              </w:r>
            </w:ins>
            <w:ins w:id="4" w:author="Alexander Gordon (Student)" w:date="2026-03-01T20:56:00Z" w16du:dateUtc="2026-03-01T20:56:00Z">
              <w:r w:rsidR="00934947">
                <w:rPr>
                  <w:rFonts w:asciiTheme="majorHAnsi" w:hAnsiTheme="majorHAnsi" w:cstheme="majorHAnsi"/>
                </w:rPr>
                <w:t xml:space="preserve">e will be </w:t>
              </w:r>
            </w:ins>
            <w:del w:id="5" w:author="Alexander Gordon (Student)" w:date="2026-03-01T20:55:00Z" w16du:dateUtc="2026-03-01T20:55:00Z">
              <w:r w:rsidR="00055BA8" w:rsidRPr="00D765A1" w:rsidDel="00934947">
                <w:rPr>
                  <w:rFonts w:asciiTheme="majorHAnsi" w:hAnsiTheme="majorHAnsi" w:cstheme="majorHAnsi"/>
                </w:rPr>
                <w:delText xml:space="preserve"> such as </w:delText>
              </w:r>
            </w:del>
            <w:r w:rsidR="00055BA8" w:rsidRPr="00D765A1">
              <w:rPr>
                <w:rFonts w:asciiTheme="majorHAnsi" w:hAnsiTheme="majorHAnsi" w:cstheme="majorHAnsi"/>
              </w:rPr>
              <w:t>Office 365 (Outlook, Excel) and the OneDrive storage system. The data will be accessible only to the Principal Investigator (project student)</w:t>
            </w:r>
            <w:r w:rsidR="00B40886" w:rsidRPr="00D765A1">
              <w:rPr>
                <w:rFonts w:asciiTheme="majorHAnsi" w:hAnsiTheme="majorHAnsi" w:cstheme="majorHAnsi"/>
              </w:rPr>
              <w:t xml:space="preserve"> </w:t>
            </w:r>
            <w:r w:rsidR="00055BA8" w:rsidRPr="00D765A1">
              <w:rPr>
                <w:rFonts w:asciiTheme="majorHAnsi" w:hAnsiTheme="majorHAnsi" w:cstheme="majorHAnsi"/>
              </w:rPr>
              <w:t>and Chief Investigator (</w:t>
            </w:r>
            <w:r w:rsidR="00B40886" w:rsidRPr="00D765A1">
              <w:rPr>
                <w:rFonts w:asciiTheme="majorHAnsi" w:hAnsiTheme="majorHAnsi" w:cstheme="majorHAnsi"/>
              </w:rPr>
              <w:t>project supervisor</w:t>
            </w:r>
            <w:r w:rsidR="00055BA8" w:rsidRPr="00D765A1">
              <w:rPr>
                <w:rFonts w:asciiTheme="majorHAnsi" w:hAnsiTheme="majorHAnsi" w:cstheme="majorHAnsi"/>
              </w:rPr>
              <w:t>). This data will be held for the duration of the project and will be deleted / destroyed immediately or after a period of up to 1 year (where the project student’s 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w:t>
            </w:r>
            <w:r w:rsidR="0071701E" w:rsidRPr="00D765A1">
              <w:rPr>
                <w:rFonts w:asciiTheme="majorHAnsi" w:hAnsiTheme="majorHAnsi" w:cstheme="majorHAnsi"/>
              </w:rPr>
              <w:t>, after which they are automatically removed</w:t>
            </w:r>
            <w:r w:rsidR="00055BA8" w:rsidRPr="00D765A1">
              <w:rPr>
                <w:rFonts w:asciiTheme="majorHAnsi" w:hAnsiTheme="majorHAnsi" w:cstheme="majorHAnsi"/>
              </w:rPr>
              <w:t xml:space="preserve">. Consent forms will be provided to the Chief Investigator with any copies of these that are held by project students being deleted. </w:t>
            </w:r>
            <w:r w:rsidR="0071701E" w:rsidRPr="00D765A1">
              <w:rPr>
                <w:rFonts w:asciiTheme="majorHAnsi" w:hAnsiTheme="majorHAnsi" w:cstheme="majorHAnsi"/>
              </w:rPr>
              <w:t xml:space="preserve">The </w:t>
            </w:r>
            <w:r w:rsidR="0071701E" w:rsidRPr="00D765A1">
              <w:rPr>
                <w:rFonts w:asciiTheme="majorHAnsi" w:hAnsiTheme="majorHAnsi" w:cstheme="majorHAnsi"/>
              </w:rPr>
              <w:lastRenderedPageBreak/>
              <w:t xml:space="preserve">consent </w:t>
            </w:r>
            <w:r w:rsidR="00A20F32" w:rsidRPr="00D765A1">
              <w:rPr>
                <w:rFonts w:asciiTheme="majorHAnsi" w:hAnsiTheme="majorHAnsi" w:cstheme="majorHAnsi"/>
              </w:rPr>
              <w:t>forms can be retained on University of Dundee servers / locations such as My Dundee and Blackboard Ultra for a period of up to 6 years, after which they are automatically remove</w:t>
            </w:r>
            <w:r w:rsidR="008C423A" w:rsidRPr="00D765A1">
              <w:rPr>
                <w:rFonts w:asciiTheme="majorHAnsi" w:hAnsiTheme="majorHAnsi" w:cstheme="majorHAnsi"/>
              </w:rPr>
              <w:t>d.</w:t>
            </w:r>
          </w:p>
          <w:p w14:paraId="1CA28611" w14:textId="3D254821" w:rsidR="00D17A6D" w:rsidRPr="00D765A1" w:rsidRDefault="00D17A6D" w:rsidP="00417E94">
            <w:pPr>
              <w:rPr>
                <w:rFonts w:asciiTheme="majorHAnsi" w:hAnsiTheme="majorHAnsi" w:cstheme="majorHAnsi"/>
              </w:rPr>
            </w:pPr>
            <w:r w:rsidRPr="00D765A1">
              <w:rPr>
                <w:rFonts w:asciiTheme="majorHAnsi" w:hAnsiTheme="majorHAnsi" w:cstheme="majorHAnsi"/>
              </w:rPr>
              <w:t xml:space="preserve">(iii) </w:t>
            </w:r>
            <w:r w:rsidR="008C423A" w:rsidRPr="00D765A1">
              <w:rPr>
                <w:rFonts w:asciiTheme="majorHAnsi" w:hAnsiTheme="majorHAnsi" w:cstheme="majorHAnsi"/>
                <w:b/>
                <w:bCs/>
              </w:rPr>
              <w:t>Whether the data will be anonymised or pseudonymised</w:t>
            </w:r>
            <w:r w:rsidR="008C423A" w:rsidRPr="00D765A1">
              <w:rPr>
                <w:rFonts w:asciiTheme="majorHAnsi" w:hAnsiTheme="majorHAnsi" w:cstheme="majorHAnsi"/>
              </w:rPr>
              <w:t xml:space="preserve">: </w:t>
            </w:r>
            <w:r w:rsidRPr="00D765A1">
              <w:rPr>
                <w:rFonts w:asciiTheme="majorHAnsi" w:hAnsiTheme="majorHAnsi" w:cstheme="majorHAnsi"/>
              </w:rPr>
              <w:t xml:space="preserve">All data collected during the study will be </w:t>
            </w:r>
            <w:r w:rsidR="008C423A" w:rsidRPr="00D765A1">
              <w:rPr>
                <w:rFonts w:asciiTheme="majorHAnsi" w:hAnsiTheme="majorHAnsi" w:cstheme="majorHAnsi"/>
              </w:rPr>
              <w:t>anonymous, no personally identifiable data will be collected</w:t>
            </w:r>
            <w:r w:rsidR="00FF751E" w:rsidRPr="00D765A1">
              <w:rPr>
                <w:rFonts w:asciiTheme="majorHAnsi" w:hAnsiTheme="majorHAnsi" w:cstheme="majorHAnsi"/>
              </w:rPr>
              <w:t xml:space="preserve"> other than </w:t>
            </w:r>
            <w:r w:rsidR="00535349" w:rsidRPr="00D765A1">
              <w:rPr>
                <w:rFonts w:asciiTheme="majorHAnsi" w:hAnsiTheme="majorHAnsi" w:cstheme="majorHAnsi"/>
              </w:rPr>
              <w:t xml:space="preserve">initial </w:t>
            </w:r>
            <w:r w:rsidR="00FF751E" w:rsidRPr="00D765A1">
              <w:rPr>
                <w:rFonts w:asciiTheme="majorHAnsi" w:hAnsiTheme="majorHAnsi" w:cstheme="majorHAnsi"/>
              </w:rPr>
              <w:t xml:space="preserve">contact details (name and email) and signed consent forms (name and signature). </w:t>
            </w:r>
            <w:r w:rsidR="00535349" w:rsidRPr="00D765A1">
              <w:rPr>
                <w:rFonts w:asciiTheme="majorHAnsi" w:hAnsiTheme="majorHAnsi" w:cstheme="majorHAnsi"/>
              </w:rPr>
              <w:t xml:space="preserve">If </w:t>
            </w:r>
            <w:r w:rsidR="003C1C87" w:rsidRPr="00D765A1">
              <w:rPr>
                <w:rFonts w:asciiTheme="majorHAnsi" w:hAnsiTheme="majorHAnsi" w:cstheme="majorHAnsi"/>
              </w:rPr>
              <w:t xml:space="preserve">the principal investigator </w:t>
            </w:r>
            <w:r w:rsidR="00535349" w:rsidRPr="00D765A1">
              <w:rPr>
                <w:rFonts w:asciiTheme="majorHAnsi" w:hAnsiTheme="majorHAnsi" w:cstheme="majorHAnsi"/>
              </w:rPr>
              <w:t>has a need to identify participants within the anonymous data submitted, a process of pseudonymisation can be adopted. For example, provid</w:t>
            </w:r>
            <w:r w:rsidR="009A37CB" w:rsidRPr="00D765A1">
              <w:rPr>
                <w:rFonts w:asciiTheme="majorHAnsi" w:hAnsiTheme="majorHAnsi" w:cstheme="majorHAnsi"/>
              </w:rPr>
              <w:t>ing</w:t>
            </w:r>
            <w:r w:rsidR="00535349" w:rsidRPr="00D765A1">
              <w:rPr>
                <w:rFonts w:asciiTheme="majorHAnsi" w:hAnsiTheme="majorHAnsi" w:cstheme="majorHAnsi"/>
              </w:rPr>
              <w:t xml:space="preserve"> each participant with a unique identifier (e.g. such as P1, P2, etc.)</w:t>
            </w:r>
            <w:r w:rsidR="009A37CB" w:rsidRPr="00D765A1">
              <w:rPr>
                <w:rFonts w:asciiTheme="majorHAnsi" w:hAnsiTheme="majorHAnsi" w:cstheme="majorHAnsi"/>
              </w:rPr>
              <w:t xml:space="preserve"> which</w:t>
            </w:r>
            <w:r w:rsidR="00535349" w:rsidRPr="00D765A1">
              <w:rPr>
                <w:rFonts w:asciiTheme="majorHAnsi" w:hAnsiTheme="majorHAnsi" w:cstheme="majorHAnsi"/>
              </w:rPr>
              <w:t xml:space="preserve"> can be entered </w:t>
            </w:r>
            <w:r w:rsidR="009A37CB" w:rsidRPr="00D765A1">
              <w:rPr>
                <w:rFonts w:asciiTheme="majorHAnsi" w:hAnsiTheme="majorHAnsi" w:cstheme="majorHAnsi"/>
              </w:rPr>
              <w:t xml:space="preserve">by them </w:t>
            </w:r>
            <w:r w:rsidR="00535349" w:rsidRPr="00D765A1">
              <w:rPr>
                <w:rFonts w:asciiTheme="majorHAnsi" w:hAnsiTheme="majorHAnsi" w:cstheme="majorHAnsi"/>
              </w:rPr>
              <w:t xml:space="preserve">into the questionnaire </w:t>
            </w:r>
            <w:r w:rsidR="009A37CB" w:rsidRPr="00D765A1">
              <w:rPr>
                <w:rFonts w:asciiTheme="majorHAnsi" w:hAnsiTheme="majorHAnsi" w:cstheme="majorHAnsi"/>
              </w:rPr>
              <w:t xml:space="preserve">and </w:t>
            </w:r>
            <w:r w:rsidR="00535349" w:rsidRPr="00D765A1">
              <w:rPr>
                <w:rFonts w:asciiTheme="majorHAnsi" w:hAnsiTheme="majorHAnsi" w:cstheme="majorHAnsi"/>
              </w:rPr>
              <w:t>then correlated</w:t>
            </w:r>
            <w:r w:rsidR="00DB01CC" w:rsidRPr="00D765A1">
              <w:rPr>
                <w:rFonts w:asciiTheme="majorHAnsi" w:hAnsiTheme="majorHAnsi" w:cstheme="majorHAnsi"/>
              </w:rPr>
              <w:t xml:space="preserve"> or matched.</w:t>
            </w:r>
            <w:r w:rsidRPr="00D765A1">
              <w:rPr>
                <w:rFonts w:asciiTheme="majorHAnsi" w:hAnsiTheme="majorHAnsi" w:cstheme="majorHAnsi"/>
              </w:rPr>
              <w:t xml:space="preserve"> </w:t>
            </w:r>
          </w:p>
          <w:p w14:paraId="21FDEBEE" w14:textId="4621FB2D" w:rsidR="00D17A6D" w:rsidRPr="00D765A1" w:rsidRDefault="00D17A6D" w:rsidP="00D17A6D">
            <w:pPr>
              <w:rPr>
                <w:rFonts w:asciiTheme="majorHAnsi" w:hAnsiTheme="majorHAnsi" w:cstheme="majorHAnsi"/>
              </w:rPr>
            </w:pPr>
            <w:r w:rsidRPr="00D765A1">
              <w:rPr>
                <w:rFonts w:asciiTheme="majorHAnsi" w:hAnsiTheme="majorHAnsi" w:cstheme="majorHAnsi"/>
              </w:rPr>
              <w:t xml:space="preserve">(iv) </w:t>
            </w:r>
            <w:r w:rsidR="00417E94" w:rsidRPr="00D765A1">
              <w:rPr>
                <w:rFonts w:asciiTheme="majorHAnsi" w:hAnsiTheme="majorHAnsi" w:cstheme="majorHAnsi"/>
                <w:b/>
                <w:bCs/>
              </w:rPr>
              <w:t>How secure access will be provided to data for collaborators</w:t>
            </w:r>
            <w:r w:rsidR="00417E94" w:rsidRPr="00D765A1">
              <w:rPr>
                <w:rFonts w:asciiTheme="majorHAnsi" w:hAnsiTheme="majorHAnsi" w:cstheme="majorHAnsi"/>
              </w:rPr>
              <w:t xml:space="preserve">: </w:t>
            </w:r>
            <w:r w:rsidRPr="00D765A1">
              <w:rPr>
                <w:rFonts w:asciiTheme="majorHAnsi" w:hAnsiTheme="majorHAnsi" w:cstheme="majorHAnsi"/>
              </w:rPr>
              <w:t xml:space="preserve">The data will </w:t>
            </w:r>
            <w:r w:rsidR="00417E94" w:rsidRPr="00D765A1">
              <w:rPr>
                <w:rFonts w:asciiTheme="majorHAnsi" w:hAnsiTheme="majorHAnsi" w:cstheme="majorHAnsi"/>
              </w:rPr>
              <w:t>NOT be provided to collaborators. It is accessible to the immediate research</w:t>
            </w:r>
            <w:r w:rsidRPr="00D765A1">
              <w:rPr>
                <w:rFonts w:asciiTheme="majorHAnsi" w:hAnsiTheme="majorHAnsi" w:cstheme="majorHAnsi"/>
              </w:rPr>
              <w:t xml:space="preserve"> team</w:t>
            </w:r>
            <w:r w:rsidR="00417E94" w:rsidRPr="00D765A1">
              <w:rPr>
                <w:rFonts w:asciiTheme="majorHAnsi" w:hAnsiTheme="majorHAnsi" w:cstheme="majorHAnsi"/>
              </w:rPr>
              <w:t xml:space="preserve"> only.</w:t>
            </w:r>
          </w:p>
          <w:p w14:paraId="2550D451" w14:textId="265234D0" w:rsidR="00D17A6D" w:rsidRPr="00D765A1" w:rsidRDefault="00D17A6D" w:rsidP="00CA1AFD">
            <w:pPr>
              <w:rPr>
                <w:rFonts w:asciiTheme="majorHAnsi" w:hAnsiTheme="majorHAnsi" w:cstheme="majorHAnsi"/>
              </w:rPr>
            </w:pPr>
            <w:r w:rsidRPr="00D765A1">
              <w:rPr>
                <w:rFonts w:asciiTheme="majorHAnsi" w:hAnsiTheme="majorHAnsi" w:cstheme="majorHAnsi"/>
              </w:rPr>
              <w:t xml:space="preserve">(v) </w:t>
            </w:r>
            <w:r w:rsidR="00417E94" w:rsidRPr="00D765A1">
              <w:rPr>
                <w:rFonts w:asciiTheme="majorHAnsi" w:hAnsiTheme="majorHAnsi" w:cstheme="majorHAnsi"/>
                <w:b/>
                <w:bCs/>
              </w:rPr>
              <w:t>Whether and how data will be shared for reuse by other researchers beyond the project (including details on any access restrictions)</w:t>
            </w:r>
            <w:r w:rsidR="00417E94" w:rsidRPr="00D765A1">
              <w:rPr>
                <w:rFonts w:asciiTheme="majorHAnsi" w:hAnsiTheme="majorHAnsi" w:cstheme="majorHAnsi"/>
              </w:rPr>
              <w:t xml:space="preserve">: </w:t>
            </w:r>
            <w:r w:rsidR="00067023" w:rsidRPr="00D765A1">
              <w:rPr>
                <w:rFonts w:asciiTheme="majorHAnsi" w:hAnsiTheme="majorHAnsi" w:cstheme="majorHAnsi"/>
              </w:rPr>
              <w:t xml:space="preserve">The data will NOT be shared or reused beyond the project. </w:t>
            </w:r>
            <w:r w:rsidR="009B738D" w:rsidRPr="00D765A1">
              <w:rPr>
                <w:rFonts w:asciiTheme="majorHAnsi" w:hAnsiTheme="majorHAnsi" w:cstheme="majorHAnsi"/>
              </w:rPr>
              <w:t xml:space="preserve">The outcome of the research (including summarised data, results, and findings) </w:t>
            </w:r>
            <w:r w:rsidRPr="00D765A1">
              <w:rPr>
                <w:rFonts w:asciiTheme="majorHAnsi" w:hAnsiTheme="majorHAnsi" w:cstheme="majorHAnsi"/>
              </w:rPr>
              <w:t xml:space="preserve">will be presented in reports and presentations </w:t>
            </w:r>
            <w:r w:rsidR="00CF1C0C" w:rsidRPr="00D765A1">
              <w:rPr>
                <w:rFonts w:asciiTheme="majorHAnsi" w:hAnsiTheme="majorHAnsi" w:cstheme="majorHAnsi"/>
              </w:rPr>
              <w:t xml:space="preserve">where required. </w:t>
            </w:r>
            <w:r w:rsidR="006D0748" w:rsidRPr="00D765A1">
              <w:rPr>
                <w:rFonts w:asciiTheme="majorHAnsi" w:hAnsiTheme="majorHAnsi" w:cstheme="majorHAnsi"/>
              </w:rPr>
              <w:t xml:space="preserve">Occasionally, one of the deliverables for </w:t>
            </w:r>
            <w:r w:rsidR="005D6985" w:rsidRPr="00D765A1">
              <w:rPr>
                <w:rFonts w:asciiTheme="majorHAnsi" w:hAnsiTheme="majorHAnsi" w:cstheme="majorHAnsi"/>
              </w:rPr>
              <w:t>a student project will be a dataset that they have produced for machine learning purposes</w:t>
            </w:r>
            <w:r w:rsidR="00CA1AFD" w:rsidRPr="00D765A1">
              <w:rPr>
                <w:rFonts w:asciiTheme="majorHAnsi" w:hAnsiTheme="majorHAnsi" w:cstheme="majorHAnsi"/>
              </w:rPr>
              <w:t>,</w:t>
            </w:r>
            <w:r w:rsidR="005D6985" w:rsidRPr="00D765A1">
              <w:rPr>
                <w:rFonts w:asciiTheme="majorHAnsi" w:hAnsiTheme="majorHAnsi" w:cstheme="majorHAnsi"/>
              </w:rPr>
              <w:t xml:space="preserve"> and they may wish to share this with an open research community. Such data will have been created entirely by the project student and will not contain any </w:t>
            </w:r>
            <w:r w:rsidR="00CA1AFD" w:rsidRPr="00D765A1">
              <w:rPr>
                <w:rFonts w:asciiTheme="majorHAnsi" w:hAnsiTheme="majorHAnsi" w:cstheme="majorHAnsi"/>
              </w:rPr>
              <w:t xml:space="preserve">identifiable </w:t>
            </w:r>
            <w:r w:rsidR="005D6985" w:rsidRPr="00D765A1">
              <w:rPr>
                <w:rFonts w:asciiTheme="majorHAnsi" w:hAnsiTheme="majorHAnsi" w:cstheme="majorHAnsi"/>
              </w:rPr>
              <w:t xml:space="preserve">data </w:t>
            </w:r>
            <w:r w:rsidR="00B22877" w:rsidRPr="00D765A1">
              <w:rPr>
                <w:rFonts w:asciiTheme="majorHAnsi" w:hAnsiTheme="majorHAnsi" w:cstheme="majorHAnsi"/>
              </w:rPr>
              <w:t xml:space="preserve">of the </w:t>
            </w:r>
            <w:r w:rsidR="00CA1AFD" w:rsidRPr="00D765A1">
              <w:rPr>
                <w:rFonts w:asciiTheme="majorHAnsi" w:hAnsiTheme="majorHAnsi" w:cstheme="majorHAnsi"/>
              </w:rPr>
              <w:t xml:space="preserve">project participants. </w:t>
            </w:r>
          </w:p>
          <w:p w14:paraId="21CCCBD7" w14:textId="18D6D3E8" w:rsidR="00934947" w:rsidRPr="00D765A1" w:rsidRDefault="00D17A6D" w:rsidP="00D17A6D">
            <w:pPr>
              <w:rPr>
                <w:rFonts w:asciiTheme="majorHAnsi" w:hAnsiTheme="majorHAnsi" w:cstheme="majorHAnsi"/>
              </w:rPr>
            </w:pPr>
            <w:r w:rsidRPr="00D765A1">
              <w:rPr>
                <w:rFonts w:asciiTheme="majorHAnsi" w:hAnsiTheme="majorHAnsi" w:cstheme="majorHAnsi"/>
              </w:rPr>
              <w:t xml:space="preserve">(vi) </w:t>
            </w:r>
            <w:r w:rsidR="00CA1AFD" w:rsidRPr="00D765A1">
              <w:rPr>
                <w:rFonts w:asciiTheme="majorHAnsi" w:hAnsiTheme="majorHAnsi" w:cstheme="majorHAnsi"/>
                <w:b/>
                <w:bCs/>
              </w:rPr>
              <w:t>Processes in place to erase and/or stop processing an individual participant’s data (except where this would render impossible or seriously impair the research objectives)</w:t>
            </w:r>
            <w:r w:rsidR="00CA1AFD" w:rsidRPr="00D765A1">
              <w:rPr>
                <w:rFonts w:asciiTheme="majorHAnsi" w:hAnsiTheme="majorHAnsi" w:cstheme="majorHAnsi"/>
              </w:rPr>
              <w:t>:</w:t>
            </w:r>
            <w:r w:rsidR="00731DC1" w:rsidRPr="00D765A1">
              <w:rPr>
                <w:rFonts w:asciiTheme="majorHAnsi" w:hAnsiTheme="majorHAnsi" w:cstheme="majorHAnsi"/>
              </w:rPr>
              <w:t xml:space="preserve"> </w:t>
            </w:r>
            <w:del w:id="6" w:author="Alexander Gordon (Student)" w:date="2026-03-01T21:04:00Z" w16du:dateUtc="2026-03-01T21:04:00Z">
              <w:r w:rsidRPr="00D765A1" w:rsidDel="006A28DE">
                <w:rPr>
                  <w:rFonts w:asciiTheme="majorHAnsi" w:hAnsiTheme="majorHAnsi" w:cstheme="majorHAnsi"/>
                </w:rPr>
                <w:delText>Participants can contact the princip</w:delText>
              </w:r>
              <w:r w:rsidR="00BE7EDF" w:rsidRPr="00D765A1" w:rsidDel="006A28DE">
                <w:rPr>
                  <w:rFonts w:asciiTheme="majorHAnsi" w:hAnsiTheme="majorHAnsi" w:cstheme="majorHAnsi"/>
                </w:rPr>
                <w:delText>al</w:delText>
              </w:r>
              <w:r w:rsidRPr="00D765A1" w:rsidDel="006A28DE">
                <w:rPr>
                  <w:rFonts w:asciiTheme="majorHAnsi" w:hAnsiTheme="majorHAnsi" w:cstheme="majorHAnsi"/>
                </w:rPr>
                <w:delText xml:space="preserve"> </w:delText>
              </w:r>
              <w:r w:rsidR="00B935C2" w:rsidRPr="00D765A1" w:rsidDel="006A28DE">
                <w:rPr>
                  <w:rFonts w:asciiTheme="majorHAnsi" w:hAnsiTheme="majorHAnsi" w:cstheme="majorHAnsi"/>
                </w:rPr>
                <w:delText>investigator</w:delText>
              </w:r>
              <w:r w:rsidRPr="00D765A1" w:rsidDel="006A28DE">
                <w:rPr>
                  <w:rFonts w:asciiTheme="majorHAnsi" w:hAnsiTheme="majorHAnsi" w:cstheme="majorHAnsi"/>
                </w:rPr>
                <w:delText xml:space="preserve"> to request corrections to their data and/or to remove it (unless the data is anonymous and aggregated in which case it would not be possible to identify an individual’s data within it)</w:delText>
              </w:r>
              <w:r w:rsidR="00731DC1" w:rsidRPr="00D765A1" w:rsidDel="006A28DE">
                <w:rPr>
                  <w:rFonts w:asciiTheme="majorHAnsi" w:hAnsiTheme="majorHAnsi" w:cstheme="majorHAnsi"/>
                </w:rPr>
                <w:delText>.</w:delText>
              </w:r>
            </w:del>
            <w:ins w:id="7" w:author="Alexander Gordon (Student)" w:date="2026-03-01T21:04:00Z" w16du:dateUtc="2026-03-01T21:04:00Z">
              <w:r w:rsidR="006A28DE">
                <w:rPr>
                  <w:rFonts w:asciiTheme="majorHAnsi" w:hAnsiTheme="majorHAnsi" w:cstheme="majorHAnsi"/>
                </w:rPr>
                <w:t xml:space="preserve"> </w:t>
              </w:r>
            </w:ins>
            <w:del w:id="8" w:author="Alexander Gordon (Student)" w:date="2026-03-01T21:04:00Z" w16du:dateUtc="2026-03-01T21:04:00Z">
              <w:r w:rsidR="00731DC1" w:rsidRPr="00D765A1" w:rsidDel="006A28DE">
                <w:rPr>
                  <w:rFonts w:asciiTheme="majorHAnsi" w:hAnsiTheme="majorHAnsi" w:cstheme="majorHAnsi"/>
                </w:rPr>
                <w:delText xml:space="preserve"> </w:delText>
              </w:r>
            </w:del>
            <w:ins w:id="9" w:author="Alexander Gordon (Student)" w:date="2026-03-01T21:00:00Z" w16du:dateUtc="2026-03-01T21:00:00Z">
              <w:r w:rsidR="00934947">
                <w:rPr>
                  <w:rFonts w:asciiTheme="majorHAnsi" w:hAnsiTheme="majorHAnsi" w:cstheme="majorHAnsi"/>
                </w:rPr>
                <w:t xml:space="preserve">Participants can contact </w:t>
              </w:r>
            </w:ins>
            <w:ins w:id="10" w:author="Alexander Gordon (Student)" w:date="2026-03-01T21:01:00Z" w16du:dateUtc="2026-03-01T21:01:00Z">
              <w:del w:id="11" w:author="Oluwafemi Samuel (Staff)" w:date="2026-03-02T08:22:00Z" w16du:dateUtc="2026-03-02T08:22:00Z">
                <w:r w:rsidR="00934947" w:rsidDel="00762987">
                  <w:rPr>
                    <w:rFonts w:asciiTheme="majorHAnsi" w:hAnsiTheme="majorHAnsi" w:cstheme="majorHAnsi"/>
                  </w:rPr>
                  <w:delText>a researcher</w:delText>
                </w:r>
              </w:del>
            </w:ins>
            <w:ins w:id="12" w:author="Oluwafemi Samuel (Staff)" w:date="2026-03-02T08:22:00Z" w16du:dateUtc="2026-03-02T08:22:00Z">
              <w:r w:rsidR="00762987">
                <w:rPr>
                  <w:rFonts w:asciiTheme="majorHAnsi" w:hAnsiTheme="majorHAnsi" w:cstheme="majorHAnsi"/>
                </w:rPr>
                <w:t>the principal investigator</w:t>
              </w:r>
            </w:ins>
            <w:ins w:id="13" w:author="Alexander Gordon (Student)" w:date="2026-03-01T21:01:00Z" w16du:dateUtc="2026-03-01T21:01:00Z">
              <w:r w:rsidR="00934947">
                <w:rPr>
                  <w:rFonts w:asciiTheme="majorHAnsi" w:hAnsiTheme="majorHAnsi" w:cstheme="majorHAnsi"/>
                </w:rPr>
                <w:t xml:space="preserve"> and request their information to be removed. They will need to provide their toke</w:t>
              </w:r>
            </w:ins>
            <w:ins w:id="14" w:author="Alexander Gordon (Student)" w:date="2026-03-01T21:03:00Z" w16du:dateUtc="2026-03-01T21:03:00Z">
              <w:r w:rsidR="006A28DE">
                <w:rPr>
                  <w:rFonts w:asciiTheme="majorHAnsi" w:hAnsiTheme="majorHAnsi" w:cstheme="majorHAnsi"/>
                </w:rPr>
                <w:t>n</w:t>
              </w:r>
              <w:del w:id="15" w:author="Oluwafemi Samuel (Staff)" w:date="2026-03-02T08:23:00Z" w16du:dateUtc="2026-03-02T08:23:00Z">
                <w:r w:rsidR="006A28DE" w:rsidDel="000862FD">
                  <w:rPr>
                    <w:rFonts w:asciiTheme="majorHAnsi" w:hAnsiTheme="majorHAnsi" w:cstheme="majorHAnsi"/>
                  </w:rPr>
                  <w:delText xml:space="preserve"> also</w:delText>
                </w:r>
              </w:del>
            </w:ins>
            <w:ins w:id="16" w:author="Alexander Gordon (Student)" w:date="2026-03-01T21:01:00Z" w16du:dateUtc="2026-03-01T21:01:00Z">
              <w:r w:rsidR="00934947">
                <w:rPr>
                  <w:rFonts w:asciiTheme="majorHAnsi" w:hAnsiTheme="majorHAnsi" w:cstheme="majorHAnsi"/>
                </w:rPr>
                <w:t xml:space="preserve"> which is given to them after completion of their session. </w:t>
              </w:r>
              <w:r w:rsidR="006A28DE">
                <w:rPr>
                  <w:rFonts w:asciiTheme="majorHAnsi" w:hAnsiTheme="majorHAnsi" w:cstheme="majorHAnsi"/>
                </w:rPr>
                <w:t xml:space="preserve">Without </w:t>
              </w:r>
            </w:ins>
            <w:ins w:id="17" w:author="Alexander Gordon (Student)" w:date="2026-03-01T21:02:00Z" w16du:dateUtc="2026-03-01T21:02:00Z">
              <w:r w:rsidR="006A28DE">
                <w:rPr>
                  <w:rFonts w:asciiTheme="majorHAnsi" w:hAnsiTheme="majorHAnsi" w:cstheme="majorHAnsi"/>
                </w:rPr>
                <w:t xml:space="preserve">this token it is impossible for </w:t>
              </w:r>
              <w:del w:id="18" w:author="Oluwafemi Samuel (Staff)" w:date="2026-03-02T08:23:00Z" w16du:dateUtc="2026-03-02T08:23:00Z">
                <w:r w:rsidR="006A28DE" w:rsidDel="009959D7">
                  <w:rPr>
                    <w:rFonts w:asciiTheme="majorHAnsi" w:hAnsiTheme="majorHAnsi" w:cstheme="majorHAnsi"/>
                  </w:rPr>
                  <w:delText>researchers</w:delText>
                </w:r>
              </w:del>
            </w:ins>
            <w:ins w:id="19" w:author="Oluwafemi Samuel (Staff)" w:date="2026-03-02T08:23:00Z" w16du:dateUtc="2026-03-02T08:23:00Z">
              <w:r w:rsidR="009959D7">
                <w:rPr>
                  <w:rFonts w:asciiTheme="majorHAnsi" w:hAnsiTheme="majorHAnsi" w:cstheme="majorHAnsi"/>
                </w:rPr>
                <w:t>the principal investigation</w:t>
              </w:r>
            </w:ins>
            <w:ins w:id="20" w:author="Alexander Gordon (Student)" w:date="2026-03-01T21:02:00Z" w16du:dateUtc="2026-03-01T21:02:00Z">
              <w:r w:rsidR="006A28DE">
                <w:rPr>
                  <w:rFonts w:asciiTheme="majorHAnsi" w:hAnsiTheme="majorHAnsi" w:cstheme="majorHAnsi"/>
                </w:rPr>
                <w:t xml:space="preserve"> to identify their information. On</w:t>
              </w:r>
            </w:ins>
            <w:ins w:id="21" w:author="Alexander Gordon (Student)" w:date="2026-03-01T21:03:00Z" w16du:dateUtc="2026-03-01T21:03:00Z">
              <w:r w:rsidR="006A28DE">
                <w:rPr>
                  <w:rFonts w:asciiTheme="majorHAnsi" w:hAnsiTheme="majorHAnsi" w:cstheme="majorHAnsi"/>
                </w:rPr>
                <w:t>c</w:t>
              </w:r>
            </w:ins>
            <w:ins w:id="22" w:author="Alexander Gordon (Student)" w:date="2026-03-01T21:02:00Z" w16du:dateUtc="2026-03-01T21:02:00Z">
              <w:r w:rsidR="006A28DE">
                <w:rPr>
                  <w:rFonts w:asciiTheme="majorHAnsi" w:hAnsiTheme="majorHAnsi" w:cstheme="majorHAnsi"/>
                </w:rPr>
                <w:t xml:space="preserve">e the request is made and a token provided the participants data will be removed from the study. </w:t>
              </w:r>
            </w:ins>
            <w:ins w:id="23" w:author="Alexander Gordon (Student)" w:date="2026-03-01T21:03:00Z" w16du:dateUtc="2026-03-01T21:03:00Z">
              <w:r w:rsidR="006A28DE">
                <w:rPr>
                  <w:rFonts w:asciiTheme="majorHAnsi" w:hAnsiTheme="majorHAnsi" w:cstheme="majorHAnsi"/>
                </w:rPr>
                <w:t>Removal of data will not be possible two</w:t>
              </w:r>
            </w:ins>
            <w:ins w:id="24" w:author="Alexander Gordon (Student)" w:date="2026-03-01T21:04:00Z" w16du:dateUtc="2026-03-01T21:04:00Z">
              <w:r w:rsidR="006A28DE">
                <w:rPr>
                  <w:rFonts w:asciiTheme="majorHAnsi" w:hAnsiTheme="majorHAnsi" w:cstheme="majorHAnsi"/>
                </w:rPr>
                <w:t xml:space="preserve"> weeks after the </w:t>
              </w:r>
              <w:del w:id="25" w:author="Oluwafemi Samuel (Staff)" w:date="2026-03-02T08:24:00Z" w16du:dateUtc="2026-03-02T08:24:00Z">
                <w:r w:rsidR="006A28DE" w:rsidDel="00EE6B78">
                  <w:rPr>
                    <w:rFonts w:asciiTheme="majorHAnsi" w:hAnsiTheme="majorHAnsi" w:cstheme="majorHAnsi"/>
                  </w:rPr>
                  <w:delText>session</w:delText>
                </w:r>
              </w:del>
            </w:ins>
            <w:ins w:id="26" w:author="Oluwafemi Samuel (Staff)" w:date="2026-03-02T08:24:00Z" w16du:dateUtc="2026-03-02T08:24:00Z">
              <w:r w:rsidR="00EE6B78">
                <w:rPr>
                  <w:rFonts w:asciiTheme="majorHAnsi" w:hAnsiTheme="majorHAnsi" w:cstheme="majorHAnsi"/>
                </w:rPr>
                <w:t xml:space="preserve">submission of </w:t>
              </w:r>
              <w:r w:rsidR="0045258A">
                <w:rPr>
                  <w:rFonts w:asciiTheme="majorHAnsi" w:hAnsiTheme="majorHAnsi" w:cstheme="majorHAnsi"/>
                </w:rPr>
                <w:t>their data</w:t>
              </w:r>
            </w:ins>
            <w:ins w:id="27" w:author="Alexander Gordon (Student)" w:date="2026-03-01T21:04:00Z" w16du:dateUtc="2026-03-01T21:04:00Z">
              <w:del w:id="28" w:author="Oluwafemi Samuel (Staff)" w:date="2026-03-02T08:24:00Z" w16du:dateUtc="2026-03-02T08:24:00Z">
                <w:r w:rsidR="006A28DE" w:rsidDel="0045258A">
                  <w:rPr>
                    <w:rFonts w:asciiTheme="majorHAnsi" w:hAnsiTheme="majorHAnsi" w:cstheme="majorHAnsi"/>
                  </w:rPr>
                  <w:delText xml:space="preserve"> is complete</w:delText>
                </w:r>
              </w:del>
              <w:r w:rsidR="006A28DE">
                <w:rPr>
                  <w:rFonts w:asciiTheme="majorHAnsi" w:hAnsiTheme="majorHAnsi" w:cstheme="majorHAnsi"/>
                </w:rPr>
                <w:t xml:space="preserve">. </w:t>
              </w:r>
            </w:ins>
          </w:p>
          <w:p w14:paraId="4A972333" w14:textId="428159B9" w:rsidR="00D17A6D" w:rsidRPr="00D765A1" w:rsidRDefault="00D17A6D" w:rsidP="00D17A6D">
            <w:pPr>
              <w:rPr>
                <w:rFonts w:asciiTheme="majorHAnsi" w:hAnsiTheme="majorHAnsi" w:cstheme="majorHAnsi"/>
              </w:rPr>
            </w:pPr>
            <w:r w:rsidRPr="00D765A1">
              <w:rPr>
                <w:rFonts w:asciiTheme="majorHAnsi" w:hAnsiTheme="majorHAnsi" w:cstheme="majorHAnsi"/>
              </w:rPr>
              <w:t xml:space="preserve">(vii) </w:t>
            </w:r>
            <w:r w:rsidR="00731DC1" w:rsidRPr="00D765A1">
              <w:rPr>
                <w:rFonts w:asciiTheme="majorHAnsi" w:hAnsiTheme="majorHAnsi" w:cstheme="majorHAnsi"/>
                <w:b/>
                <w:bCs/>
              </w:rPr>
              <w:t xml:space="preserve">Processes in place for individuals to have inaccurate personal data </w:t>
            </w:r>
            <w:r w:rsidR="00B22877" w:rsidRPr="00D765A1">
              <w:rPr>
                <w:rFonts w:asciiTheme="majorHAnsi" w:hAnsiTheme="majorHAnsi" w:cstheme="majorHAnsi"/>
                <w:b/>
                <w:bCs/>
              </w:rPr>
              <w:t>rectified or</w:t>
            </w:r>
            <w:r w:rsidR="00731DC1" w:rsidRPr="00D765A1">
              <w:rPr>
                <w:rFonts w:asciiTheme="majorHAnsi" w:hAnsiTheme="majorHAnsi" w:cstheme="majorHAnsi"/>
                <w:b/>
                <w:bCs/>
              </w:rPr>
              <w:t xml:space="preserve"> completed if it is incomplete</w:t>
            </w:r>
            <w:r w:rsidR="00731DC1" w:rsidRPr="00D765A1">
              <w:rPr>
                <w:rFonts w:asciiTheme="majorHAnsi" w:hAnsiTheme="majorHAnsi" w:cstheme="majorHAnsi"/>
              </w:rPr>
              <w:t xml:space="preserve">: </w:t>
            </w:r>
            <w:r w:rsidRPr="00D765A1">
              <w:rPr>
                <w:rFonts w:asciiTheme="majorHAnsi" w:hAnsiTheme="majorHAnsi" w:cstheme="majorHAnsi"/>
              </w:rPr>
              <w:t xml:space="preserve">Participants can contact the </w:t>
            </w:r>
            <w:r w:rsidR="00BE7EDF" w:rsidRPr="00D765A1">
              <w:rPr>
                <w:rFonts w:asciiTheme="majorHAnsi" w:hAnsiTheme="majorHAnsi" w:cstheme="majorHAnsi"/>
              </w:rPr>
              <w:t>principal</w:t>
            </w:r>
            <w:r w:rsidRPr="00D765A1">
              <w:rPr>
                <w:rFonts w:asciiTheme="majorHAnsi" w:hAnsiTheme="majorHAnsi" w:cstheme="majorHAnsi"/>
              </w:rPr>
              <w:t xml:space="preserve"> </w:t>
            </w:r>
            <w:r w:rsidR="00924DC8" w:rsidRPr="00D765A1">
              <w:rPr>
                <w:rFonts w:asciiTheme="majorHAnsi" w:hAnsiTheme="majorHAnsi" w:cstheme="majorHAnsi"/>
              </w:rPr>
              <w:t>investigator</w:t>
            </w:r>
            <w:r w:rsidRPr="00D765A1">
              <w:rPr>
                <w:rFonts w:asciiTheme="majorHAnsi" w:hAnsiTheme="majorHAnsi" w:cstheme="majorHAnsi"/>
              </w:rPr>
              <w:t xml:space="preserve"> to request corrections to their data and/or to remove it (where feasible for the latter)</w:t>
            </w:r>
            <w:r w:rsidR="00B22877" w:rsidRPr="00D765A1">
              <w:rPr>
                <w:rFonts w:asciiTheme="majorHAnsi" w:hAnsiTheme="majorHAnsi" w:cstheme="majorHAnsi"/>
              </w:rPr>
              <w:t>.</w:t>
            </w:r>
          </w:p>
          <w:p w14:paraId="232E2B8E" w14:textId="5CE2BB5B" w:rsidR="00D17A6D" w:rsidRPr="00D765A1" w:rsidRDefault="00D17A6D" w:rsidP="00D17A6D">
            <w:pPr>
              <w:rPr>
                <w:rFonts w:asciiTheme="majorHAnsi" w:hAnsiTheme="majorHAnsi" w:cstheme="majorHAnsi"/>
              </w:rPr>
            </w:pPr>
            <w:r w:rsidRPr="00D765A1">
              <w:rPr>
                <w:rFonts w:asciiTheme="majorHAnsi" w:hAnsiTheme="majorHAnsi" w:cstheme="majorHAnsi"/>
              </w:rPr>
              <w:t xml:space="preserve">viii) </w:t>
            </w:r>
            <w:r w:rsidR="00BE7EDF" w:rsidRPr="00D765A1">
              <w:rPr>
                <w:rFonts w:asciiTheme="majorHAnsi" w:hAnsiTheme="majorHAnsi" w:cstheme="majorHAnsi"/>
                <w:b/>
                <w:bCs/>
              </w:rPr>
              <w:t>Who has overall responsibility for data management for the research project</w:t>
            </w:r>
            <w:r w:rsidR="00BE7EDF" w:rsidRPr="00D765A1">
              <w:rPr>
                <w:rFonts w:asciiTheme="majorHAnsi" w:hAnsiTheme="majorHAnsi" w:cstheme="majorHAnsi"/>
              </w:rPr>
              <w:t xml:space="preserve">: </w:t>
            </w:r>
            <w:r w:rsidRPr="00D765A1">
              <w:rPr>
                <w:rFonts w:asciiTheme="majorHAnsi" w:hAnsiTheme="majorHAnsi" w:cstheme="majorHAnsi"/>
              </w:rPr>
              <w:t xml:space="preserve">The overall responsibility for the data management of the research </w:t>
            </w:r>
            <w:r w:rsidR="00924DC8" w:rsidRPr="00D765A1">
              <w:rPr>
                <w:rFonts w:asciiTheme="majorHAnsi" w:hAnsiTheme="majorHAnsi" w:cstheme="majorHAnsi"/>
              </w:rPr>
              <w:t xml:space="preserve">study lies with the </w:t>
            </w:r>
            <w:r w:rsidR="00D360C2" w:rsidRPr="00D765A1">
              <w:rPr>
                <w:rFonts w:asciiTheme="majorHAnsi" w:hAnsiTheme="majorHAnsi" w:cstheme="majorHAnsi"/>
              </w:rPr>
              <w:t>Chief Investigator</w:t>
            </w:r>
            <w:r w:rsidR="00924DC8" w:rsidRPr="00D765A1">
              <w:rPr>
                <w:rFonts w:asciiTheme="majorHAnsi" w:hAnsiTheme="majorHAnsi" w:cstheme="majorHAnsi"/>
              </w:rPr>
              <w:t xml:space="preserve"> (project supervisor)</w:t>
            </w:r>
            <w:r w:rsidRPr="00D765A1">
              <w:rPr>
                <w:rFonts w:asciiTheme="majorHAnsi" w:hAnsiTheme="majorHAnsi" w:cstheme="majorHAnsi"/>
              </w:rPr>
              <w:t>.</w:t>
            </w:r>
          </w:p>
          <w:p w14:paraId="01ABC87A" w14:textId="350D6271" w:rsidR="006803BA" w:rsidRPr="00D765A1" w:rsidRDefault="00D17A6D" w:rsidP="00BE7EDF">
            <w:pPr>
              <w:rPr>
                <w:rFonts w:asciiTheme="majorHAnsi" w:hAnsiTheme="majorHAnsi" w:cstheme="majorHAnsi"/>
              </w:rPr>
            </w:pPr>
            <w:r w:rsidRPr="00D765A1">
              <w:rPr>
                <w:rFonts w:asciiTheme="majorHAnsi" w:hAnsiTheme="majorHAnsi" w:cstheme="majorHAnsi"/>
              </w:rPr>
              <w:t xml:space="preserve">ix) </w:t>
            </w:r>
            <w:r w:rsidR="00BE7EDF" w:rsidRPr="00D765A1">
              <w:rPr>
                <w:rFonts w:asciiTheme="majorHAnsi" w:hAnsiTheme="majorHAnsi" w:cstheme="majorHAnsi"/>
                <w:b/>
                <w:bCs/>
              </w:rPr>
              <w:t>Arrangements for collection and transfer of data outside the UK</w:t>
            </w:r>
            <w:r w:rsidR="00BE7EDF" w:rsidRPr="00D765A1">
              <w:rPr>
                <w:rFonts w:asciiTheme="majorHAnsi" w:hAnsiTheme="majorHAnsi" w:cstheme="majorHAnsi"/>
              </w:rPr>
              <w:t xml:space="preserve">: </w:t>
            </w:r>
            <w:r w:rsidRPr="00D765A1">
              <w:rPr>
                <w:rFonts w:asciiTheme="majorHAnsi" w:hAnsiTheme="majorHAnsi" w:cstheme="majorHAnsi"/>
              </w:rPr>
              <w:t>N/A</w:t>
            </w:r>
          </w:p>
        </w:tc>
      </w:tr>
    </w:tbl>
    <w:p w14:paraId="6BEAEBEC" w14:textId="77777777" w:rsidR="004B3949" w:rsidRPr="00D765A1" w:rsidRDefault="004B3949" w:rsidP="004B3949">
      <w:pPr>
        <w:rPr>
          <w:rFonts w:asciiTheme="majorHAnsi" w:hAnsiTheme="majorHAnsi" w:cstheme="majorHAnsi"/>
        </w:rPr>
      </w:pPr>
    </w:p>
    <w:p w14:paraId="716CA5A5" w14:textId="38EB4C7F" w:rsidR="00AB7558" w:rsidRPr="00D765A1" w:rsidRDefault="00AB7558" w:rsidP="00915CB0">
      <w:pPr>
        <w:pStyle w:val="ListParagraph"/>
        <w:numPr>
          <w:ilvl w:val="0"/>
          <w:numId w:val="24"/>
        </w:numPr>
        <w:tabs>
          <w:tab w:val="clear" w:pos="1440"/>
          <w:tab w:val="num" w:pos="284"/>
        </w:tabs>
        <w:ind w:left="0" w:firstLine="0"/>
        <w:rPr>
          <w:rFonts w:asciiTheme="majorHAnsi" w:hAnsiTheme="majorHAnsi" w:cstheme="majorHAnsi"/>
          <w:b/>
          <w:sz w:val="28"/>
          <w:szCs w:val="28"/>
        </w:rPr>
      </w:pPr>
      <w:r w:rsidRPr="00D765A1">
        <w:rPr>
          <w:rFonts w:asciiTheme="majorHAnsi" w:hAnsiTheme="majorHAnsi" w:cstheme="majorHAnsi"/>
          <w:b/>
          <w:sz w:val="28"/>
          <w:szCs w:val="28"/>
        </w:rPr>
        <w:t>Risk of harm</w:t>
      </w:r>
      <w:r w:rsidR="00BF616E" w:rsidRPr="00D765A1">
        <w:rPr>
          <w:rFonts w:asciiTheme="majorHAnsi" w:hAnsiTheme="majorHAnsi" w:cstheme="majorHAnsi"/>
          <w:b/>
          <w:sz w:val="28"/>
          <w:szCs w:val="28"/>
        </w:rPr>
        <w:t xml:space="preserve"> to researchers and participants</w:t>
      </w:r>
    </w:p>
    <w:tbl>
      <w:tblPr>
        <w:tblStyle w:val="TableGrid"/>
        <w:tblW w:w="0" w:type="auto"/>
        <w:tblLook w:val="04A0" w:firstRow="1" w:lastRow="0" w:firstColumn="1" w:lastColumn="0" w:noHBand="0" w:noVBand="1"/>
      </w:tblPr>
      <w:tblGrid>
        <w:gridCol w:w="7980"/>
        <w:gridCol w:w="532"/>
        <w:gridCol w:w="504"/>
      </w:tblGrid>
      <w:tr w:rsidR="00D765A1" w:rsidRPr="00D765A1" w14:paraId="68E9910F" w14:textId="77777777" w:rsidTr="00D42F51">
        <w:tc>
          <w:tcPr>
            <w:tcW w:w="0" w:type="auto"/>
          </w:tcPr>
          <w:p w14:paraId="701BA5F9" w14:textId="77777777" w:rsidR="00AB7558" w:rsidRPr="00D765A1" w:rsidRDefault="00AB7558" w:rsidP="00D42F51">
            <w:pPr>
              <w:rPr>
                <w:rFonts w:asciiTheme="majorHAnsi" w:hAnsiTheme="majorHAnsi" w:cstheme="majorHAnsi"/>
              </w:rPr>
            </w:pPr>
          </w:p>
        </w:tc>
        <w:tc>
          <w:tcPr>
            <w:tcW w:w="0" w:type="auto"/>
          </w:tcPr>
          <w:p w14:paraId="6FBB252F"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798E7348"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22C8F189" w14:textId="77777777" w:rsidTr="008B2D4B">
        <w:tc>
          <w:tcPr>
            <w:tcW w:w="0" w:type="auto"/>
          </w:tcPr>
          <w:p w14:paraId="636EC8AF" w14:textId="6D4953A0" w:rsidR="00AB7558" w:rsidRPr="00D765A1" w:rsidRDefault="00F77213" w:rsidP="00D42F51">
            <w:pPr>
              <w:rPr>
                <w:rFonts w:asciiTheme="majorHAnsi" w:hAnsiTheme="majorHAnsi" w:cstheme="majorHAnsi"/>
              </w:rPr>
            </w:pPr>
            <w:r w:rsidRPr="00D765A1">
              <w:rPr>
                <w:rFonts w:asciiTheme="majorHAnsi" w:hAnsiTheme="majorHAnsi" w:cstheme="majorHAnsi"/>
              </w:rPr>
              <w:lastRenderedPageBreak/>
              <w:t xml:space="preserve">5a. </w:t>
            </w:r>
            <w:r w:rsidR="00AB7558" w:rsidRPr="00D765A1">
              <w:rPr>
                <w:rFonts w:asciiTheme="majorHAnsi" w:hAnsiTheme="majorHAnsi" w:cstheme="majorHAnsi"/>
              </w:rPr>
              <w:t xml:space="preserve">Is there a risk that the project may lead to physical discomfort or pain for the participants? </w:t>
            </w:r>
          </w:p>
        </w:tc>
        <w:tc>
          <w:tcPr>
            <w:tcW w:w="0" w:type="auto"/>
            <w:vAlign w:val="center"/>
          </w:tcPr>
          <w:p w14:paraId="2C15D26B" w14:textId="289F7B60" w:rsidR="00AB7558" w:rsidRPr="00D765A1" w:rsidRDefault="00AB7558" w:rsidP="008B2D4B">
            <w:pPr>
              <w:jc w:val="center"/>
              <w:rPr>
                <w:rFonts w:asciiTheme="majorHAnsi" w:hAnsiTheme="majorHAnsi" w:cstheme="majorHAnsi"/>
              </w:rPr>
            </w:pPr>
          </w:p>
        </w:tc>
        <w:tc>
          <w:tcPr>
            <w:tcW w:w="0" w:type="auto"/>
            <w:vAlign w:val="center"/>
          </w:tcPr>
          <w:p w14:paraId="5C361B7A" w14:textId="094CDE3B" w:rsidR="00AB7558" w:rsidRPr="00D765A1" w:rsidRDefault="00924DC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22CE505" w14:textId="77777777" w:rsidTr="008B2D4B">
        <w:tc>
          <w:tcPr>
            <w:tcW w:w="0" w:type="auto"/>
          </w:tcPr>
          <w:p w14:paraId="11E6E2EC" w14:textId="311A0C20" w:rsidR="00AB7558" w:rsidRPr="00D765A1" w:rsidRDefault="00F77213" w:rsidP="00D42F51">
            <w:pPr>
              <w:rPr>
                <w:rFonts w:asciiTheme="majorHAnsi" w:hAnsiTheme="majorHAnsi" w:cstheme="majorHAnsi"/>
              </w:rPr>
            </w:pPr>
            <w:r w:rsidRPr="00D765A1">
              <w:rPr>
                <w:rFonts w:asciiTheme="majorHAnsi" w:hAnsiTheme="majorHAnsi" w:cstheme="majorHAnsi"/>
              </w:rPr>
              <w:t xml:space="preserve">5b. </w:t>
            </w:r>
            <w:r w:rsidR="00AB7558" w:rsidRPr="00D765A1">
              <w:rPr>
                <w:rFonts w:asciiTheme="majorHAnsi" w:hAnsiTheme="majorHAnsi" w:cstheme="majorHAnsi"/>
              </w:rPr>
              <w:t>Is there a risk of emotional or psychological distress to participants?</w:t>
            </w:r>
          </w:p>
        </w:tc>
        <w:tc>
          <w:tcPr>
            <w:tcW w:w="0" w:type="auto"/>
            <w:vAlign w:val="center"/>
          </w:tcPr>
          <w:p w14:paraId="619C3C84" w14:textId="77777777" w:rsidR="00AB7558" w:rsidRPr="00D765A1" w:rsidRDefault="00AB7558" w:rsidP="008B2D4B">
            <w:pPr>
              <w:jc w:val="center"/>
              <w:rPr>
                <w:rFonts w:asciiTheme="majorHAnsi" w:hAnsiTheme="majorHAnsi" w:cstheme="majorHAnsi"/>
              </w:rPr>
            </w:pPr>
          </w:p>
        </w:tc>
        <w:tc>
          <w:tcPr>
            <w:tcW w:w="0" w:type="auto"/>
            <w:vAlign w:val="center"/>
          </w:tcPr>
          <w:p w14:paraId="41CA8A6A" w14:textId="4E891BE8"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1F68433" w14:textId="77777777" w:rsidTr="008B2D4B">
        <w:tc>
          <w:tcPr>
            <w:tcW w:w="0" w:type="auto"/>
          </w:tcPr>
          <w:p w14:paraId="5F5AA27E" w14:textId="1F673F86" w:rsidR="00AB7558" w:rsidRPr="00D765A1" w:rsidRDefault="00DE7A7C" w:rsidP="0021021B">
            <w:pPr>
              <w:rPr>
                <w:rFonts w:asciiTheme="majorHAnsi" w:hAnsiTheme="majorHAnsi" w:cstheme="majorHAnsi"/>
              </w:rPr>
            </w:pPr>
            <w:r w:rsidRPr="00D765A1">
              <w:rPr>
                <w:rFonts w:asciiTheme="majorHAnsi" w:hAnsiTheme="majorHAnsi" w:cstheme="majorHAnsi"/>
              </w:rPr>
              <w:t>5c. Will your research involve the use of tissue samples (including blood and biopsies from healthy volunteers) excluding use for genetic analysis only or tissues obtained from a tissue bank?</w:t>
            </w:r>
          </w:p>
        </w:tc>
        <w:tc>
          <w:tcPr>
            <w:tcW w:w="0" w:type="auto"/>
            <w:vAlign w:val="center"/>
          </w:tcPr>
          <w:p w14:paraId="3318A606" w14:textId="77777777" w:rsidR="00AB7558" w:rsidRPr="00D765A1" w:rsidRDefault="00AB7558" w:rsidP="008B2D4B">
            <w:pPr>
              <w:jc w:val="center"/>
              <w:rPr>
                <w:rFonts w:asciiTheme="majorHAnsi" w:hAnsiTheme="majorHAnsi" w:cstheme="majorHAnsi"/>
              </w:rPr>
            </w:pPr>
          </w:p>
        </w:tc>
        <w:tc>
          <w:tcPr>
            <w:tcW w:w="0" w:type="auto"/>
            <w:vAlign w:val="center"/>
          </w:tcPr>
          <w:p w14:paraId="53A5FD62" w14:textId="769A0586"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41A9667" w14:textId="77777777" w:rsidTr="008B2D4B">
        <w:tc>
          <w:tcPr>
            <w:tcW w:w="0" w:type="auto"/>
          </w:tcPr>
          <w:p w14:paraId="093A6C13" w14:textId="47C8ACC5" w:rsidR="00AB7558" w:rsidRPr="00D765A1" w:rsidRDefault="00F77213" w:rsidP="00D42F51">
            <w:pPr>
              <w:rPr>
                <w:rFonts w:asciiTheme="majorHAnsi" w:hAnsiTheme="majorHAnsi" w:cstheme="majorHAnsi"/>
              </w:rPr>
            </w:pPr>
            <w:r w:rsidRPr="00D765A1">
              <w:rPr>
                <w:rFonts w:asciiTheme="majorHAnsi" w:hAnsiTheme="majorHAnsi" w:cstheme="majorHAnsi"/>
              </w:rPr>
              <w:t xml:space="preserve">5d. </w:t>
            </w:r>
            <w:r w:rsidR="00AB7558" w:rsidRPr="00D765A1">
              <w:rPr>
                <w:rFonts w:asciiTheme="majorHAnsi" w:hAnsiTheme="majorHAnsi" w:cstheme="majorHAnsi"/>
              </w:rPr>
              <w:t>Will the research involve psychological intervention?</w:t>
            </w:r>
          </w:p>
        </w:tc>
        <w:tc>
          <w:tcPr>
            <w:tcW w:w="0" w:type="auto"/>
            <w:vAlign w:val="center"/>
          </w:tcPr>
          <w:p w14:paraId="2150DCB0" w14:textId="77777777" w:rsidR="00AB7558" w:rsidRPr="00D765A1" w:rsidRDefault="00AB7558" w:rsidP="008B2D4B">
            <w:pPr>
              <w:jc w:val="center"/>
              <w:rPr>
                <w:rFonts w:asciiTheme="majorHAnsi" w:hAnsiTheme="majorHAnsi" w:cstheme="majorHAnsi"/>
              </w:rPr>
            </w:pPr>
          </w:p>
        </w:tc>
        <w:tc>
          <w:tcPr>
            <w:tcW w:w="0" w:type="auto"/>
            <w:vAlign w:val="center"/>
          </w:tcPr>
          <w:p w14:paraId="362EFFDD" w14:textId="47ADFE7D"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0E1D394" w14:textId="77777777" w:rsidTr="008B2D4B">
        <w:tc>
          <w:tcPr>
            <w:tcW w:w="0" w:type="auto"/>
          </w:tcPr>
          <w:p w14:paraId="4B08D472" w14:textId="7898D8DB" w:rsidR="00AB7558" w:rsidRPr="00D765A1" w:rsidRDefault="00F77213" w:rsidP="00D42F51">
            <w:pPr>
              <w:rPr>
                <w:rFonts w:asciiTheme="majorHAnsi" w:hAnsiTheme="majorHAnsi" w:cstheme="majorHAnsi"/>
              </w:rPr>
            </w:pPr>
            <w:r w:rsidRPr="00D765A1">
              <w:rPr>
                <w:rFonts w:asciiTheme="majorHAnsi" w:hAnsiTheme="majorHAnsi" w:cstheme="majorHAnsi"/>
              </w:rPr>
              <w:t xml:space="preserve">5e. </w:t>
            </w:r>
            <w:r w:rsidR="00AB7558" w:rsidRPr="00D765A1">
              <w:rPr>
                <w:rFonts w:asciiTheme="majorHAnsi" w:hAnsiTheme="majorHAnsi" w:cstheme="majorHAnsi"/>
              </w:rPr>
              <w:t>Will the research involve working with any substances and/or equipment which may be considered hazardous?</w:t>
            </w:r>
          </w:p>
        </w:tc>
        <w:tc>
          <w:tcPr>
            <w:tcW w:w="0" w:type="auto"/>
            <w:vAlign w:val="center"/>
          </w:tcPr>
          <w:p w14:paraId="2CCAE9E3" w14:textId="77777777" w:rsidR="00AB7558" w:rsidRPr="00D765A1" w:rsidRDefault="00AB7558" w:rsidP="008B2D4B">
            <w:pPr>
              <w:jc w:val="center"/>
              <w:rPr>
                <w:rFonts w:asciiTheme="majorHAnsi" w:hAnsiTheme="majorHAnsi" w:cstheme="majorHAnsi"/>
              </w:rPr>
            </w:pPr>
          </w:p>
        </w:tc>
        <w:tc>
          <w:tcPr>
            <w:tcW w:w="0" w:type="auto"/>
            <w:vAlign w:val="center"/>
          </w:tcPr>
          <w:p w14:paraId="7F7B8673" w14:textId="3D4C671A"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24D4DBB" w14:textId="77777777" w:rsidTr="008B2D4B">
        <w:tc>
          <w:tcPr>
            <w:tcW w:w="0" w:type="auto"/>
          </w:tcPr>
          <w:p w14:paraId="0A7FC15B" w14:textId="685B1A94" w:rsidR="00AB7558" w:rsidRPr="00D765A1" w:rsidRDefault="00DE7A7C" w:rsidP="00D42F51">
            <w:pPr>
              <w:rPr>
                <w:rFonts w:asciiTheme="majorHAnsi" w:hAnsiTheme="majorHAnsi" w:cstheme="majorHAnsi"/>
              </w:rPr>
            </w:pPr>
            <w:r w:rsidRPr="00D765A1">
              <w:rPr>
                <w:rFonts w:asciiTheme="majorHAnsi" w:hAnsiTheme="majorHAnsi" w:cstheme="majorHAnsi"/>
              </w:rPr>
              <w:t>5f</w:t>
            </w:r>
            <w:r w:rsidR="00F77213" w:rsidRPr="00D765A1">
              <w:rPr>
                <w:rFonts w:asciiTheme="majorHAnsi" w:hAnsiTheme="majorHAnsi" w:cstheme="majorHAnsi"/>
              </w:rPr>
              <w:t xml:space="preserve">. </w:t>
            </w:r>
            <w:r w:rsidR="00AB7558" w:rsidRPr="00D765A1">
              <w:rPr>
                <w:rFonts w:asciiTheme="majorHAnsi" w:hAnsiTheme="majorHAnsi" w:cstheme="majorHAnsi"/>
              </w:rPr>
              <w:t>Will the study involve discussion of sensitive or potentially sensitive topics (e.g., sexual activity, drug use, persona</w:t>
            </w:r>
            <w:r w:rsidR="00C76F1C" w:rsidRPr="00D765A1">
              <w:rPr>
                <w:rFonts w:asciiTheme="majorHAnsi" w:hAnsiTheme="majorHAnsi" w:cstheme="majorHAnsi"/>
              </w:rPr>
              <w:t>l</w:t>
            </w:r>
            <w:r w:rsidR="00AB7558" w:rsidRPr="00D765A1">
              <w:rPr>
                <w:rFonts w:asciiTheme="majorHAnsi" w:hAnsiTheme="majorHAnsi" w:cstheme="majorHAnsi"/>
              </w:rPr>
              <w:t xml:space="preserve"> lives)? </w:t>
            </w:r>
          </w:p>
        </w:tc>
        <w:tc>
          <w:tcPr>
            <w:tcW w:w="0" w:type="auto"/>
            <w:vAlign w:val="center"/>
          </w:tcPr>
          <w:p w14:paraId="62296393" w14:textId="77777777" w:rsidR="00AB7558" w:rsidRPr="00D765A1" w:rsidRDefault="00AB7558" w:rsidP="008B2D4B">
            <w:pPr>
              <w:jc w:val="center"/>
              <w:rPr>
                <w:rFonts w:asciiTheme="majorHAnsi" w:hAnsiTheme="majorHAnsi" w:cstheme="majorHAnsi"/>
              </w:rPr>
            </w:pPr>
          </w:p>
        </w:tc>
        <w:tc>
          <w:tcPr>
            <w:tcW w:w="0" w:type="auto"/>
            <w:vAlign w:val="center"/>
          </w:tcPr>
          <w:p w14:paraId="68DDDBFC" w14:textId="27868073"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39A7BFCD" w14:textId="77777777" w:rsidTr="008B2D4B">
        <w:tc>
          <w:tcPr>
            <w:tcW w:w="0" w:type="auto"/>
          </w:tcPr>
          <w:p w14:paraId="0AABCA17" w14:textId="44D9FBDD" w:rsidR="00AB7558" w:rsidRPr="00D765A1" w:rsidRDefault="00DE7A7C" w:rsidP="00D42F51">
            <w:pPr>
              <w:rPr>
                <w:rFonts w:asciiTheme="majorHAnsi" w:hAnsiTheme="majorHAnsi" w:cstheme="majorHAnsi"/>
              </w:rPr>
            </w:pPr>
            <w:r w:rsidRPr="00D765A1">
              <w:rPr>
                <w:rFonts w:asciiTheme="majorHAnsi" w:hAnsiTheme="majorHAnsi" w:cstheme="majorHAnsi"/>
              </w:rPr>
              <w:t>5g</w:t>
            </w:r>
            <w:r w:rsidR="00F77213" w:rsidRPr="00D765A1">
              <w:rPr>
                <w:rFonts w:asciiTheme="majorHAnsi" w:hAnsiTheme="majorHAnsi" w:cstheme="majorHAnsi"/>
              </w:rPr>
              <w:t xml:space="preserve">. </w:t>
            </w:r>
            <w:r w:rsidR="00AB7558" w:rsidRPr="00D765A1">
              <w:rPr>
                <w:rFonts w:asciiTheme="majorHAnsi" w:hAnsiTheme="majorHAnsi" w:cstheme="majorHAnsi"/>
              </w:rPr>
              <w:t>Is there a risk that the safety of the researcher may be compromised (e.g., lone working, working in potentially dangerous environments)</w:t>
            </w:r>
            <w:r w:rsidR="004C0170" w:rsidRPr="00D765A1">
              <w:rPr>
                <w:rFonts w:asciiTheme="majorHAnsi" w:hAnsiTheme="majorHAnsi" w:cstheme="majorHAnsi"/>
              </w:rPr>
              <w:t>, i.e. does the research incur a risk of injury or ill-health above the level of risk prevalent in daily living</w:t>
            </w:r>
            <w:r w:rsidR="00AB7558" w:rsidRPr="00D765A1">
              <w:rPr>
                <w:rFonts w:asciiTheme="majorHAnsi" w:hAnsiTheme="majorHAnsi" w:cstheme="majorHAnsi"/>
              </w:rPr>
              <w:t>?</w:t>
            </w:r>
          </w:p>
        </w:tc>
        <w:tc>
          <w:tcPr>
            <w:tcW w:w="0" w:type="auto"/>
            <w:vAlign w:val="center"/>
          </w:tcPr>
          <w:p w14:paraId="7B748EF2" w14:textId="77777777" w:rsidR="00AB7558" w:rsidRPr="00D765A1" w:rsidRDefault="00AB7558" w:rsidP="008B2D4B">
            <w:pPr>
              <w:jc w:val="center"/>
              <w:rPr>
                <w:rFonts w:asciiTheme="majorHAnsi" w:hAnsiTheme="majorHAnsi" w:cstheme="majorHAnsi"/>
              </w:rPr>
            </w:pPr>
          </w:p>
        </w:tc>
        <w:tc>
          <w:tcPr>
            <w:tcW w:w="0" w:type="auto"/>
            <w:vAlign w:val="center"/>
          </w:tcPr>
          <w:p w14:paraId="419CDBC4" w14:textId="05838B54" w:rsidR="00AB7558" w:rsidRPr="00D765A1" w:rsidRDefault="00586D9A"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994317" w:rsidRPr="00D765A1" w14:paraId="090D14A4" w14:textId="77777777" w:rsidTr="008B2D4B">
        <w:tc>
          <w:tcPr>
            <w:tcW w:w="0" w:type="auto"/>
          </w:tcPr>
          <w:p w14:paraId="5384DF3D" w14:textId="10F29DD3" w:rsidR="00994317" w:rsidRPr="00D765A1" w:rsidRDefault="00DE7A7C" w:rsidP="00D42F51">
            <w:pPr>
              <w:rPr>
                <w:rFonts w:asciiTheme="majorHAnsi" w:hAnsiTheme="majorHAnsi" w:cstheme="majorHAnsi"/>
              </w:rPr>
            </w:pPr>
            <w:r w:rsidRPr="00D765A1">
              <w:rPr>
                <w:rFonts w:asciiTheme="majorHAnsi" w:hAnsiTheme="majorHAnsi" w:cstheme="majorHAnsi"/>
              </w:rPr>
              <w:t>5h</w:t>
            </w:r>
            <w:r w:rsidR="00F77213" w:rsidRPr="00D765A1">
              <w:rPr>
                <w:rFonts w:asciiTheme="majorHAnsi" w:hAnsiTheme="majorHAnsi" w:cstheme="majorHAnsi"/>
              </w:rPr>
              <w:t xml:space="preserve">. </w:t>
            </w:r>
            <w:r w:rsidR="00994317" w:rsidRPr="00D765A1">
              <w:rPr>
                <w:rFonts w:asciiTheme="majorHAnsi" w:hAnsiTheme="majorHAnsi" w:cstheme="majorHAnsi"/>
              </w:rPr>
              <w:t>Does the research involve fieldwork outside the UK?</w:t>
            </w:r>
          </w:p>
        </w:tc>
        <w:tc>
          <w:tcPr>
            <w:tcW w:w="0" w:type="auto"/>
            <w:vAlign w:val="center"/>
          </w:tcPr>
          <w:p w14:paraId="2B7517C7" w14:textId="77777777" w:rsidR="00994317" w:rsidRPr="00D765A1" w:rsidRDefault="00994317" w:rsidP="008B2D4B">
            <w:pPr>
              <w:jc w:val="center"/>
              <w:rPr>
                <w:rFonts w:asciiTheme="majorHAnsi" w:hAnsiTheme="majorHAnsi" w:cstheme="majorHAnsi"/>
              </w:rPr>
            </w:pPr>
          </w:p>
        </w:tc>
        <w:tc>
          <w:tcPr>
            <w:tcW w:w="0" w:type="auto"/>
            <w:vAlign w:val="center"/>
          </w:tcPr>
          <w:p w14:paraId="461E075B" w14:textId="768FB162" w:rsidR="00994317" w:rsidRPr="00D765A1" w:rsidRDefault="00586D9A"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46CB89AA" w14:textId="77777777" w:rsidR="00AD3F6F" w:rsidRPr="00D765A1" w:rsidRDefault="00AD3F6F" w:rsidP="00AB7558">
      <w:pPr>
        <w:rPr>
          <w:rFonts w:asciiTheme="majorHAnsi" w:hAnsiTheme="majorHAnsi" w:cstheme="majorHAnsi"/>
        </w:rPr>
      </w:pPr>
    </w:p>
    <w:p w14:paraId="0E343C8A" w14:textId="2EEB70ED" w:rsidR="00AB7558" w:rsidRPr="00D765A1" w:rsidRDefault="00AB7558" w:rsidP="00AB7558">
      <w:pPr>
        <w:rPr>
          <w:rFonts w:asciiTheme="majorHAnsi" w:hAnsiTheme="majorHAnsi" w:cstheme="majorHAnsi"/>
        </w:rPr>
      </w:pPr>
      <w:r w:rsidRPr="00D765A1">
        <w:rPr>
          <w:rFonts w:asciiTheme="majorHAnsi" w:hAnsiTheme="majorHAnsi" w:cstheme="majorHAnsi"/>
        </w:rPr>
        <w:t xml:space="preserve">If you answered YES to ANY of these questions, please explain the nature of the risks involved, why it is necessary to expose the participant or researcher to such risks, how you propose to assess, manage and mitigate the identified risks and how you plan to communicate the risks and your plans for mitigation to the participants. Please also explain the arrangements you will make to refer participants or researchers to sources of help or advice if they are distressed or harmed as a result of taking part in the project. </w:t>
      </w:r>
      <w:r w:rsidR="00315D3A" w:rsidRPr="00D765A1">
        <w:rPr>
          <w:rFonts w:asciiTheme="majorHAnsi" w:hAnsiTheme="majorHAnsi" w:cstheme="majorHAnsi"/>
          <w:i/>
        </w:rPr>
        <w:t xml:space="preserve">Where the research incurs a risk of injury or ill-health above the level of risk prevalent in daily living the relevant </w:t>
      </w:r>
      <w:r w:rsidR="00840F7F" w:rsidRPr="00D765A1">
        <w:rPr>
          <w:rFonts w:asciiTheme="majorHAnsi" w:hAnsiTheme="majorHAnsi" w:cstheme="majorHAnsi"/>
          <w:i/>
        </w:rPr>
        <w:t>risk assessment form</w:t>
      </w:r>
      <w:r w:rsidR="00A4135E" w:rsidRPr="00D765A1">
        <w:rPr>
          <w:rFonts w:asciiTheme="majorHAnsi" w:hAnsiTheme="majorHAnsi" w:cstheme="majorHAnsi"/>
          <w:i/>
        </w:rPr>
        <w:t>(s)</w:t>
      </w:r>
      <w:r w:rsidR="00840F7F" w:rsidRPr="00D765A1">
        <w:rPr>
          <w:rFonts w:asciiTheme="majorHAnsi" w:hAnsiTheme="majorHAnsi" w:cstheme="majorHAnsi"/>
          <w:i/>
        </w:rPr>
        <w:t xml:space="preserve"> (</w:t>
      </w:r>
      <w:hyperlink r:id="rId21" w:history="1">
        <w:r w:rsidR="00840F7F" w:rsidRPr="00D765A1">
          <w:rPr>
            <w:rStyle w:val="Hyperlink"/>
            <w:rFonts w:asciiTheme="majorHAnsi" w:hAnsiTheme="majorHAnsi" w:cstheme="majorHAnsi"/>
            <w:i/>
            <w:color w:val="auto"/>
          </w:rPr>
          <w:t>general risk assessment form</w:t>
        </w:r>
      </w:hyperlink>
      <w:r w:rsidR="00840F7F" w:rsidRPr="00D765A1">
        <w:rPr>
          <w:rFonts w:asciiTheme="majorHAnsi" w:hAnsiTheme="majorHAnsi" w:cstheme="majorHAnsi"/>
          <w:i/>
        </w:rPr>
        <w:t xml:space="preserve"> </w:t>
      </w:r>
      <w:r w:rsidR="00A4135E" w:rsidRPr="00D765A1">
        <w:rPr>
          <w:rFonts w:asciiTheme="majorHAnsi" w:hAnsiTheme="majorHAnsi" w:cstheme="majorHAnsi"/>
          <w:i/>
        </w:rPr>
        <w:t>and/</w:t>
      </w:r>
      <w:r w:rsidR="00840F7F" w:rsidRPr="00D765A1">
        <w:rPr>
          <w:rFonts w:asciiTheme="majorHAnsi" w:hAnsiTheme="majorHAnsi" w:cstheme="majorHAnsi"/>
          <w:i/>
        </w:rPr>
        <w:t xml:space="preserve">or </w:t>
      </w:r>
      <w:r w:rsidR="00A4135E" w:rsidRPr="00D765A1">
        <w:rPr>
          <w:rFonts w:asciiTheme="majorHAnsi" w:hAnsiTheme="majorHAnsi" w:cstheme="majorHAnsi"/>
          <w:i/>
        </w:rPr>
        <w:t xml:space="preserve">the risk assessment for </w:t>
      </w:r>
      <w:hyperlink r:id="rId22" w:history="1">
        <w:r w:rsidR="00A4135E" w:rsidRPr="00D765A1">
          <w:rPr>
            <w:rStyle w:val="Hyperlink"/>
            <w:rFonts w:asciiTheme="majorHAnsi" w:hAnsiTheme="majorHAnsi" w:cstheme="majorHAnsi"/>
            <w:i/>
            <w:color w:val="auto"/>
          </w:rPr>
          <w:t>Travelling on University Work Overseas</w:t>
        </w:r>
      </w:hyperlink>
      <w:r w:rsidR="00A4135E" w:rsidRPr="00D765A1">
        <w:rPr>
          <w:rFonts w:asciiTheme="majorHAnsi" w:hAnsiTheme="majorHAnsi" w:cstheme="majorHAnsi"/>
          <w:i/>
        </w:rPr>
        <w:t xml:space="preserve">) </w:t>
      </w:r>
      <w:r w:rsidR="00315D3A" w:rsidRPr="00D765A1">
        <w:rPr>
          <w:rFonts w:asciiTheme="majorHAnsi" w:hAnsiTheme="majorHAnsi" w:cstheme="majorHAnsi"/>
          <w:i/>
        </w:rPr>
        <w:t>should be submitted with this application.</w:t>
      </w:r>
    </w:p>
    <w:tbl>
      <w:tblPr>
        <w:tblStyle w:val="TableGrid"/>
        <w:tblW w:w="0" w:type="auto"/>
        <w:tblLook w:val="04A0" w:firstRow="1" w:lastRow="0" w:firstColumn="1" w:lastColumn="0" w:noHBand="0" w:noVBand="1"/>
      </w:tblPr>
      <w:tblGrid>
        <w:gridCol w:w="9016"/>
      </w:tblGrid>
      <w:tr w:rsidR="00AB7558" w:rsidRPr="00D765A1" w14:paraId="71D74088" w14:textId="77777777" w:rsidTr="00D42F51">
        <w:tc>
          <w:tcPr>
            <w:tcW w:w="9242" w:type="dxa"/>
          </w:tcPr>
          <w:p w14:paraId="0967E560" w14:textId="2AAC3382" w:rsidR="00AB7558" w:rsidRPr="00D765A1" w:rsidRDefault="00AB7558" w:rsidP="00D42F51">
            <w:pPr>
              <w:rPr>
                <w:rFonts w:asciiTheme="majorHAnsi" w:hAnsiTheme="majorHAnsi" w:cstheme="majorHAnsi"/>
              </w:rPr>
            </w:pPr>
          </w:p>
        </w:tc>
      </w:tr>
    </w:tbl>
    <w:p w14:paraId="5C8ED1EE" w14:textId="77777777" w:rsidR="00524934" w:rsidRPr="00D765A1" w:rsidRDefault="00524934" w:rsidP="00AB7558">
      <w:pPr>
        <w:rPr>
          <w:rFonts w:asciiTheme="majorHAnsi" w:hAnsiTheme="majorHAnsi" w:cstheme="majorHAnsi"/>
        </w:rPr>
      </w:pPr>
    </w:p>
    <w:p w14:paraId="4A24A0A3" w14:textId="78127E3F"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6. Risk of disclosure of harm</w:t>
      </w:r>
      <w:r w:rsidR="00DE7A7C" w:rsidRPr="00D765A1">
        <w:rPr>
          <w:rFonts w:asciiTheme="majorHAnsi" w:hAnsiTheme="majorHAnsi" w:cstheme="majorHAnsi"/>
          <w:b/>
          <w:sz w:val="28"/>
          <w:szCs w:val="28"/>
        </w:rPr>
        <w:t>/potential harm</w:t>
      </w:r>
      <w:r w:rsidRPr="00D765A1">
        <w:rPr>
          <w:rFonts w:asciiTheme="majorHAnsi" w:hAnsiTheme="majorHAnsi" w:cstheme="majorHAnsi"/>
          <w:b/>
          <w:sz w:val="28"/>
          <w:szCs w:val="28"/>
        </w:rPr>
        <w:t xml:space="preserve"> or </w:t>
      </w:r>
      <w:r w:rsidR="00DE7A7C" w:rsidRPr="00D765A1">
        <w:rPr>
          <w:rFonts w:asciiTheme="majorHAnsi" w:hAnsiTheme="majorHAnsi" w:cstheme="majorHAnsi"/>
          <w:b/>
          <w:sz w:val="28"/>
          <w:szCs w:val="28"/>
        </w:rPr>
        <w:t xml:space="preserve">of </w:t>
      </w:r>
      <w:r w:rsidR="002F103C" w:rsidRPr="00D765A1">
        <w:rPr>
          <w:rFonts w:asciiTheme="majorHAnsi" w:hAnsiTheme="majorHAnsi" w:cstheme="majorHAnsi"/>
          <w:b/>
          <w:sz w:val="28"/>
          <w:szCs w:val="28"/>
        </w:rPr>
        <w:t>criminal offences</w:t>
      </w:r>
    </w:p>
    <w:tbl>
      <w:tblPr>
        <w:tblStyle w:val="TableGrid"/>
        <w:tblW w:w="0" w:type="auto"/>
        <w:tblLook w:val="04A0" w:firstRow="1" w:lastRow="0" w:firstColumn="1" w:lastColumn="0" w:noHBand="0" w:noVBand="1"/>
      </w:tblPr>
      <w:tblGrid>
        <w:gridCol w:w="7980"/>
        <w:gridCol w:w="532"/>
        <w:gridCol w:w="504"/>
      </w:tblGrid>
      <w:tr w:rsidR="00D765A1" w:rsidRPr="00D765A1" w14:paraId="3E403330" w14:textId="77777777" w:rsidTr="00D42F51">
        <w:tc>
          <w:tcPr>
            <w:tcW w:w="0" w:type="auto"/>
          </w:tcPr>
          <w:p w14:paraId="7A3362C8" w14:textId="77777777" w:rsidR="00AB7558" w:rsidRPr="00D765A1" w:rsidRDefault="00AB7558" w:rsidP="00D42F51">
            <w:pPr>
              <w:rPr>
                <w:rFonts w:asciiTheme="majorHAnsi" w:hAnsiTheme="majorHAnsi" w:cstheme="majorHAnsi"/>
              </w:rPr>
            </w:pPr>
          </w:p>
        </w:tc>
        <w:tc>
          <w:tcPr>
            <w:tcW w:w="0" w:type="auto"/>
          </w:tcPr>
          <w:p w14:paraId="20617D22"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570A392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NO</w:t>
            </w:r>
          </w:p>
        </w:tc>
      </w:tr>
      <w:tr w:rsidR="00D765A1" w:rsidRPr="00D765A1" w14:paraId="13DDB5D9" w14:textId="77777777" w:rsidTr="008B2D4B">
        <w:tc>
          <w:tcPr>
            <w:tcW w:w="0" w:type="auto"/>
          </w:tcPr>
          <w:p w14:paraId="3FF888FC" w14:textId="6F497A84"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6a. </w:t>
            </w:r>
            <w:r w:rsidR="00AB7558" w:rsidRPr="00D765A1">
              <w:rPr>
                <w:rFonts w:asciiTheme="majorHAnsi" w:hAnsiTheme="majorHAnsi" w:cstheme="majorHAnsi"/>
              </w:rPr>
              <w:t>Is there a risk that the study will lead participants to disclose evidence of previous criminal offences, or their intention to commit criminal offences?</w:t>
            </w:r>
          </w:p>
        </w:tc>
        <w:tc>
          <w:tcPr>
            <w:tcW w:w="0" w:type="auto"/>
            <w:vAlign w:val="center"/>
          </w:tcPr>
          <w:p w14:paraId="3CAC0F80" w14:textId="668CDB1A" w:rsidR="00AB7558" w:rsidRPr="00D765A1" w:rsidRDefault="00A82F4D"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FDB872E" w14:textId="77777777" w:rsidR="00AB7558" w:rsidRPr="00D765A1" w:rsidRDefault="00AB7558" w:rsidP="008B2D4B">
            <w:pPr>
              <w:jc w:val="center"/>
              <w:rPr>
                <w:rFonts w:asciiTheme="majorHAnsi" w:hAnsiTheme="majorHAnsi" w:cstheme="majorHAnsi"/>
              </w:rPr>
            </w:pPr>
          </w:p>
        </w:tc>
      </w:tr>
      <w:tr w:rsidR="00D765A1" w:rsidRPr="00D765A1" w14:paraId="756053C3" w14:textId="77777777" w:rsidTr="008B2D4B">
        <w:tc>
          <w:tcPr>
            <w:tcW w:w="0" w:type="auto"/>
          </w:tcPr>
          <w:p w14:paraId="3B95F9E8" w14:textId="0E1C0FE8" w:rsidR="00AB7558" w:rsidRPr="00D765A1" w:rsidRDefault="00B26F5E" w:rsidP="00A3426D">
            <w:pPr>
              <w:rPr>
                <w:rFonts w:asciiTheme="majorHAnsi" w:hAnsiTheme="majorHAnsi" w:cstheme="majorHAnsi"/>
              </w:rPr>
            </w:pPr>
            <w:r w:rsidRPr="00D765A1">
              <w:rPr>
                <w:rFonts w:asciiTheme="majorHAnsi" w:hAnsiTheme="majorHAnsi" w:cstheme="majorHAnsi"/>
              </w:rPr>
              <w:t xml:space="preserve">6b. </w:t>
            </w:r>
            <w:r w:rsidR="00AB7558" w:rsidRPr="00D765A1">
              <w:rPr>
                <w:rFonts w:asciiTheme="majorHAnsi" w:hAnsiTheme="majorHAnsi" w:cstheme="majorHAnsi"/>
              </w:rPr>
              <w:t>Is there a risk that the project will lead participants to disclose evidence that children or vulnerable adults are being</w:t>
            </w:r>
            <w:r w:rsidR="00447349" w:rsidRPr="00D765A1">
              <w:rPr>
                <w:rFonts w:asciiTheme="majorHAnsi" w:hAnsiTheme="majorHAnsi" w:cstheme="majorHAnsi"/>
              </w:rPr>
              <w:t>, or have been,</w:t>
            </w:r>
            <w:r w:rsidR="00AB7558" w:rsidRPr="00D765A1">
              <w:rPr>
                <w:rFonts w:asciiTheme="majorHAnsi" w:hAnsiTheme="majorHAnsi" w:cstheme="majorHAnsi"/>
              </w:rPr>
              <w:t xml:space="preserve"> harmed, or are at risk of harm? </w:t>
            </w:r>
          </w:p>
        </w:tc>
        <w:tc>
          <w:tcPr>
            <w:tcW w:w="0" w:type="auto"/>
            <w:vAlign w:val="center"/>
          </w:tcPr>
          <w:p w14:paraId="03A11C57" w14:textId="3E0566C5" w:rsidR="00AB7558" w:rsidRPr="00D765A1" w:rsidRDefault="00A82F4D"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56C8EE07" w14:textId="77777777" w:rsidR="00AB7558" w:rsidRPr="00D765A1" w:rsidRDefault="00AB7558" w:rsidP="008B2D4B">
            <w:pPr>
              <w:jc w:val="center"/>
              <w:rPr>
                <w:rFonts w:asciiTheme="majorHAnsi" w:hAnsiTheme="majorHAnsi" w:cstheme="majorHAnsi"/>
              </w:rPr>
            </w:pPr>
          </w:p>
        </w:tc>
      </w:tr>
      <w:tr w:rsidR="00AB7558" w:rsidRPr="00D765A1" w14:paraId="1A70D350" w14:textId="77777777" w:rsidTr="008B2D4B">
        <w:tc>
          <w:tcPr>
            <w:tcW w:w="0" w:type="auto"/>
          </w:tcPr>
          <w:p w14:paraId="0B7A5C26" w14:textId="7771793E"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6c. </w:t>
            </w:r>
            <w:r w:rsidR="00AB7558" w:rsidRPr="00D765A1">
              <w:rPr>
                <w:rFonts w:asciiTheme="majorHAnsi" w:hAnsiTheme="majorHAnsi" w:cstheme="majorHAnsi"/>
              </w:rPr>
              <w:t xml:space="preserve">Is there a risk that the study will lead participants to disclose evidence of serious risk of other types of harm? </w:t>
            </w:r>
          </w:p>
        </w:tc>
        <w:tc>
          <w:tcPr>
            <w:tcW w:w="0" w:type="auto"/>
            <w:vAlign w:val="center"/>
          </w:tcPr>
          <w:p w14:paraId="702DDE77" w14:textId="40C5D0B3" w:rsidR="00AB7558" w:rsidRPr="00D765A1" w:rsidRDefault="00A82F4D"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ABC7212" w14:textId="77777777" w:rsidR="00AB7558" w:rsidRPr="00D765A1" w:rsidRDefault="00AB7558" w:rsidP="008B2D4B">
            <w:pPr>
              <w:jc w:val="center"/>
              <w:rPr>
                <w:rFonts w:asciiTheme="majorHAnsi" w:hAnsiTheme="majorHAnsi" w:cstheme="majorHAnsi"/>
              </w:rPr>
            </w:pPr>
          </w:p>
        </w:tc>
      </w:tr>
    </w:tbl>
    <w:p w14:paraId="7567756F" w14:textId="77777777" w:rsidR="00AB7558" w:rsidRPr="00D765A1" w:rsidRDefault="00AB7558" w:rsidP="00AB7558">
      <w:pPr>
        <w:rPr>
          <w:rFonts w:asciiTheme="majorHAnsi" w:hAnsiTheme="majorHAnsi" w:cstheme="majorHAnsi"/>
        </w:rPr>
      </w:pPr>
    </w:p>
    <w:p w14:paraId="1D110735" w14:textId="77777777" w:rsidR="00AB7558" w:rsidRPr="00D765A1" w:rsidRDefault="00AB7558" w:rsidP="00AB7558">
      <w:pPr>
        <w:rPr>
          <w:rFonts w:asciiTheme="majorHAnsi" w:hAnsiTheme="majorHAnsi" w:cstheme="majorHAnsi"/>
        </w:rPr>
      </w:pPr>
      <w:r w:rsidRPr="00D765A1">
        <w:rPr>
          <w:rFonts w:asciiTheme="majorHAnsi" w:hAnsiTheme="majorHAnsi" w:cstheme="majorHAnsi"/>
        </w:rPr>
        <w:t xml:space="preserve">If you have answered YES to ANY of these questions please explain why it is necessary to take the risk of potential or actual disclosure and what actions you would take if such disclosures were to occur. Please explain what advice you would take from whom before taking these actions and what information you will give participants about the possible consequences of disclosing such information. </w:t>
      </w:r>
    </w:p>
    <w:tbl>
      <w:tblPr>
        <w:tblStyle w:val="TableGrid"/>
        <w:tblW w:w="0" w:type="auto"/>
        <w:tblLook w:val="04A0" w:firstRow="1" w:lastRow="0" w:firstColumn="1" w:lastColumn="0" w:noHBand="0" w:noVBand="1"/>
      </w:tblPr>
      <w:tblGrid>
        <w:gridCol w:w="9016"/>
      </w:tblGrid>
      <w:tr w:rsidR="00AB7558" w:rsidRPr="00D765A1" w14:paraId="56CBEFA2" w14:textId="77777777" w:rsidTr="00D42F51">
        <w:tc>
          <w:tcPr>
            <w:tcW w:w="9242" w:type="dxa"/>
          </w:tcPr>
          <w:p w14:paraId="65FCC541" w14:textId="60D87CF4" w:rsidR="00CB7B18" w:rsidRPr="00D765A1" w:rsidRDefault="00967543" w:rsidP="003D5389">
            <w:pPr>
              <w:rPr>
                <w:rFonts w:asciiTheme="majorHAnsi" w:hAnsiTheme="majorHAnsi" w:cstheme="majorHAnsi"/>
              </w:rPr>
            </w:pPr>
            <w:r w:rsidRPr="00D765A1">
              <w:rPr>
                <w:rFonts w:asciiTheme="majorHAnsi" w:hAnsiTheme="majorHAnsi" w:cstheme="majorHAnsi"/>
              </w:rPr>
              <w:t>During the semi-structured interviews, there is a</w:t>
            </w:r>
            <w:r w:rsidR="00096249" w:rsidRPr="00D765A1">
              <w:rPr>
                <w:rFonts w:asciiTheme="majorHAnsi" w:hAnsiTheme="majorHAnsi" w:cstheme="majorHAnsi"/>
              </w:rPr>
              <w:t xml:space="preserve"> </w:t>
            </w:r>
            <w:r w:rsidR="00682578" w:rsidRPr="00D765A1">
              <w:rPr>
                <w:rFonts w:asciiTheme="majorHAnsi" w:hAnsiTheme="majorHAnsi" w:cstheme="majorHAnsi"/>
              </w:rPr>
              <w:t>risk that</w:t>
            </w:r>
            <w:r w:rsidR="00751F8D" w:rsidRPr="00D765A1">
              <w:rPr>
                <w:rFonts w:asciiTheme="majorHAnsi" w:hAnsiTheme="majorHAnsi" w:cstheme="majorHAnsi"/>
              </w:rPr>
              <w:t xml:space="preserve"> a participant </w:t>
            </w:r>
            <w:r w:rsidR="00682578" w:rsidRPr="00D765A1">
              <w:rPr>
                <w:rFonts w:asciiTheme="majorHAnsi" w:hAnsiTheme="majorHAnsi" w:cstheme="majorHAnsi"/>
              </w:rPr>
              <w:t>may</w:t>
            </w:r>
            <w:r w:rsidR="00751F8D" w:rsidRPr="00D765A1">
              <w:rPr>
                <w:rFonts w:asciiTheme="majorHAnsi" w:hAnsiTheme="majorHAnsi" w:cstheme="majorHAnsi"/>
              </w:rPr>
              <w:t xml:space="preserve"> </w:t>
            </w:r>
            <w:r w:rsidRPr="00D765A1">
              <w:rPr>
                <w:rFonts w:asciiTheme="majorHAnsi" w:hAnsiTheme="majorHAnsi" w:cstheme="majorHAnsi"/>
              </w:rPr>
              <w:t xml:space="preserve">choose to </w:t>
            </w:r>
            <w:r w:rsidR="00751F8D" w:rsidRPr="00D765A1">
              <w:rPr>
                <w:rFonts w:asciiTheme="majorHAnsi" w:hAnsiTheme="majorHAnsi" w:cstheme="majorHAnsi"/>
              </w:rPr>
              <w:t xml:space="preserve">disclose </w:t>
            </w:r>
            <w:r w:rsidR="00682578" w:rsidRPr="00D765A1">
              <w:rPr>
                <w:rFonts w:asciiTheme="majorHAnsi" w:hAnsiTheme="majorHAnsi" w:cstheme="majorHAnsi"/>
              </w:rPr>
              <w:t>something that is not relevant to the research</w:t>
            </w:r>
            <w:r w:rsidRPr="00D765A1">
              <w:rPr>
                <w:rFonts w:asciiTheme="majorHAnsi" w:hAnsiTheme="majorHAnsi" w:cstheme="majorHAnsi"/>
              </w:rPr>
              <w:t xml:space="preserve"> being undertaking</w:t>
            </w:r>
            <w:r w:rsidR="00682578" w:rsidRPr="00D765A1">
              <w:rPr>
                <w:rFonts w:asciiTheme="majorHAnsi" w:hAnsiTheme="majorHAnsi" w:cstheme="majorHAnsi"/>
              </w:rPr>
              <w:t xml:space="preserve"> and, in some cases, may also raise safeguarding concerns, e.g., </w:t>
            </w:r>
            <w:r w:rsidR="00F65BEC" w:rsidRPr="00D765A1">
              <w:rPr>
                <w:rFonts w:asciiTheme="majorHAnsi" w:hAnsiTheme="majorHAnsi" w:cstheme="majorHAnsi"/>
              </w:rPr>
              <w:t>regarding the</w:t>
            </w:r>
            <w:r w:rsidR="00682578" w:rsidRPr="00D765A1">
              <w:rPr>
                <w:rFonts w:asciiTheme="majorHAnsi" w:hAnsiTheme="majorHAnsi" w:cstheme="majorHAnsi"/>
              </w:rPr>
              <w:t xml:space="preserve"> </w:t>
            </w:r>
            <w:r w:rsidR="006C71EB" w:rsidRPr="00D765A1">
              <w:rPr>
                <w:rFonts w:asciiTheme="majorHAnsi" w:hAnsiTheme="majorHAnsi" w:cstheme="majorHAnsi"/>
              </w:rPr>
              <w:t>participant</w:t>
            </w:r>
            <w:r w:rsidR="00F65BEC" w:rsidRPr="00D765A1">
              <w:rPr>
                <w:rFonts w:asciiTheme="majorHAnsi" w:hAnsiTheme="majorHAnsi" w:cstheme="majorHAnsi"/>
              </w:rPr>
              <w:t xml:space="preserve">’s wellbeing, safety, mental health, or even disclosures of criminal activity. </w:t>
            </w:r>
            <w:r w:rsidR="00A02A30" w:rsidRPr="00D765A1">
              <w:rPr>
                <w:rFonts w:asciiTheme="majorHAnsi" w:hAnsiTheme="majorHAnsi" w:cstheme="majorHAnsi"/>
              </w:rPr>
              <w:t>Mitigations will be put in place for this</w:t>
            </w:r>
            <w:r w:rsidR="00CB7B18" w:rsidRPr="00D765A1">
              <w:rPr>
                <w:rFonts w:asciiTheme="majorHAnsi" w:hAnsiTheme="majorHAnsi" w:cstheme="majorHAnsi"/>
              </w:rPr>
              <w:t>:</w:t>
            </w:r>
          </w:p>
          <w:p w14:paraId="46EF0506" w14:textId="23EECAFC" w:rsidR="00A02A30" w:rsidRPr="00D765A1" w:rsidRDefault="00A02A30" w:rsidP="00CB7B18">
            <w:pPr>
              <w:pStyle w:val="ListParagraph"/>
              <w:numPr>
                <w:ilvl w:val="0"/>
                <w:numId w:val="25"/>
              </w:numPr>
              <w:rPr>
                <w:rFonts w:asciiTheme="majorHAnsi" w:hAnsiTheme="majorHAnsi" w:cstheme="majorHAnsi"/>
              </w:rPr>
            </w:pPr>
            <w:r w:rsidRPr="00D765A1">
              <w:rPr>
                <w:rFonts w:asciiTheme="majorHAnsi" w:hAnsiTheme="majorHAnsi" w:cstheme="majorHAnsi"/>
              </w:rPr>
              <w:t xml:space="preserve">The PIS (see </w:t>
            </w:r>
            <w:r w:rsidR="00056F16" w:rsidRPr="00D765A1">
              <w:rPr>
                <w:rFonts w:asciiTheme="majorHAnsi" w:hAnsiTheme="majorHAnsi" w:cstheme="majorHAnsi"/>
              </w:rPr>
              <w:t>Participant Information Sheet</w:t>
            </w:r>
            <w:r w:rsidRPr="00D765A1">
              <w:rPr>
                <w:rFonts w:asciiTheme="majorHAnsi" w:hAnsiTheme="majorHAnsi" w:cstheme="majorHAnsi"/>
              </w:rPr>
              <w:t>)</w:t>
            </w:r>
            <w:r w:rsidR="00056F16" w:rsidRPr="00D765A1">
              <w:rPr>
                <w:rFonts w:asciiTheme="majorHAnsi" w:hAnsiTheme="majorHAnsi" w:cstheme="majorHAnsi"/>
              </w:rPr>
              <w:t xml:space="preserve"> makes it </w:t>
            </w:r>
            <w:r w:rsidRPr="00D765A1">
              <w:rPr>
                <w:rFonts w:asciiTheme="majorHAnsi" w:hAnsiTheme="majorHAnsi" w:cstheme="majorHAnsi"/>
              </w:rPr>
              <w:t xml:space="preserve">clear that any data / information provided by participants during the study should relate directly to the research questions only. </w:t>
            </w:r>
            <w:r w:rsidR="00CB7B18" w:rsidRPr="00D765A1">
              <w:rPr>
                <w:rFonts w:asciiTheme="majorHAnsi" w:hAnsiTheme="majorHAnsi" w:cstheme="majorHAnsi"/>
              </w:rPr>
              <w:t>P</w:t>
            </w:r>
            <w:r w:rsidR="00AD1440" w:rsidRPr="00D765A1">
              <w:rPr>
                <w:rFonts w:asciiTheme="majorHAnsi" w:hAnsiTheme="majorHAnsi" w:cstheme="majorHAnsi"/>
              </w:rPr>
              <w:t>articipants shall be advised that the confidentiality of the information they provide cannot be upheld in cases where a disclosure raises a safeguarding concern</w:t>
            </w:r>
            <w:r w:rsidR="00CB7B18" w:rsidRPr="00D765A1">
              <w:rPr>
                <w:rFonts w:asciiTheme="majorHAnsi" w:hAnsiTheme="majorHAnsi" w:cstheme="majorHAnsi"/>
              </w:rPr>
              <w:t xml:space="preserve"> and safeguarding concerns will be reported to the Chief Investigator of the research as well as the University of Dundee </w:t>
            </w:r>
            <w:r w:rsidR="00066215" w:rsidRPr="00D765A1">
              <w:rPr>
                <w:rFonts w:asciiTheme="majorHAnsi" w:hAnsiTheme="majorHAnsi" w:cstheme="majorHAnsi"/>
              </w:rPr>
              <w:t>Safeguarding team.</w:t>
            </w:r>
          </w:p>
          <w:p w14:paraId="5AB93B50" w14:textId="3541AFA7" w:rsidR="00066215" w:rsidRPr="00D765A1" w:rsidRDefault="00066215" w:rsidP="00CB7B18">
            <w:pPr>
              <w:pStyle w:val="ListParagraph"/>
              <w:numPr>
                <w:ilvl w:val="0"/>
                <w:numId w:val="25"/>
              </w:numPr>
              <w:rPr>
                <w:rFonts w:asciiTheme="majorHAnsi" w:hAnsiTheme="majorHAnsi" w:cstheme="majorHAnsi"/>
              </w:rPr>
            </w:pPr>
            <w:r w:rsidRPr="00D765A1">
              <w:rPr>
                <w:rFonts w:asciiTheme="majorHAnsi" w:hAnsiTheme="majorHAnsi" w:cstheme="majorHAnsi"/>
              </w:rPr>
              <w:t xml:space="preserve">Prior to commencement of the semi-structured interview, participants will be reminded once again not to disclose anything that isn’t pertinent to the research being undertaken. </w:t>
            </w:r>
          </w:p>
          <w:p w14:paraId="28045032" w14:textId="70A3E5A8" w:rsidR="008E29A2" w:rsidRPr="00D765A1" w:rsidRDefault="008E29A2" w:rsidP="00CB7B18">
            <w:pPr>
              <w:pStyle w:val="ListParagraph"/>
              <w:numPr>
                <w:ilvl w:val="0"/>
                <w:numId w:val="25"/>
              </w:numPr>
              <w:rPr>
                <w:rFonts w:asciiTheme="majorHAnsi" w:hAnsiTheme="majorHAnsi" w:cstheme="majorHAnsi"/>
              </w:rPr>
            </w:pPr>
            <w:r w:rsidRPr="00D765A1">
              <w:rPr>
                <w:rFonts w:asciiTheme="majorHAnsi" w:hAnsiTheme="majorHAnsi" w:cstheme="majorHAnsi"/>
              </w:rPr>
              <w:t xml:space="preserve">A statement regarding disclosure will be added to the Informed Consent form too (see </w:t>
            </w:r>
            <w:r w:rsidR="00056F16" w:rsidRPr="00D765A1">
              <w:rPr>
                <w:rFonts w:asciiTheme="majorHAnsi" w:hAnsiTheme="majorHAnsi" w:cstheme="majorHAnsi"/>
              </w:rPr>
              <w:t>document “Informed Consent Form”</w:t>
            </w:r>
            <w:r w:rsidRPr="00D765A1">
              <w:rPr>
                <w:rFonts w:asciiTheme="majorHAnsi" w:hAnsiTheme="majorHAnsi" w:cstheme="majorHAnsi"/>
              </w:rPr>
              <w:t>).</w:t>
            </w:r>
          </w:p>
          <w:p w14:paraId="7721627B" w14:textId="5E5FAE56" w:rsidR="003D5389" w:rsidRPr="00D765A1" w:rsidRDefault="00EE4685" w:rsidP="003D5389">
            <w:pPr>
              <w:rPr>
                <w:rFonts w:asciiTheme="majorHAnsi" w:hAnsiTheme="majorHAnsi" w:cstheme="majorHAnsi"/>
              </w:rPr>
            </w:pPr>
            <w:r w:rsidRPr="00D765A1">
              <w:rPr>
                <w:rFonts w:asciiTheme="majorHAnsi" w:hAnsiTheme="majorHAnsi" w:cstheme="majorHAnsi"/>
              </w:rPr>
              <w:t xml:space="preserve">The </w:t>
            </w:r>
            <w:r w:rsidR="008E29A2" w:rsidRPr="00D765A1">
              <w:rPr>
                <w:rFonts w:asciiTheme="majorHAnsi" w:hAnsiTheme="majorHAnsi" w:cstheme="majorHAnsi"/>
              </w:rPr>
              <w:t>P</w:t>
            </w:r>
            <w:r w:rsidRPr="00D765A1">
              <w:rPr>
                <w:rFonts w:asciiTheme="majorHAnsi" w:hAnsiTheme="majorHAnsi" w:cstheme="majorHAnsi"/>
              </w:rPr>
              <w:t xml:space="preserve">rincipal and </w:t>
            </w:r>
            <w:r w:rsidR="008E29A2" w:rsidRPr="00D765A1">
              <w:rPr>
                <w:rFonts w:asciiTheme="majorHAnsi" w:hAnsiTheme="majorHAnsi" w:cstheme="majorHAnsi"/>
              </w:rPr>
              <w:t>C</w:t>
            </w:r>
            <w:r w:rsidRPr="00D765A1">
              <w:rPr>
                <w:rFonts w:asciiTheme="majorHAnsi" w:hAnsiTheme="majorHAnsi" w:cstheme="majorHAnsi"/>
              </w:rPr>
              <w:t xml:space="preserve">hief </w:t>
            </w:r>
            <w:r w:rsidR="008E29A2" w:rsidRPr="00D765A1">
              <w:rPr>
                <w:rFonts w:asciiTheme="majorHAnsi" w:hAnsiTheme="majorHAnsi" w:cstheme="majorHAnsi"/>
              </w:rPr>
              <w:t>I</w:t>
            </w:r>
            <w:r w:rsidRPr="00D765A1">
              <w:rPr>
                <w:rFonts w:asciiTheme="majorHAnsi" w:hAnsiTheme="majorHAnsi" w:cstheme="majorHAnsi"/>
              </w:rPr>
              <w:t>nvestigators will ensure that they are</w:t>
            </w:r>
            <w:r w:rsidR="002869B2" w:rsidRPr="00D765A1">
              <w:rPr>
                <w:rFonts w:asciiTheme="majorHAnsi" w:hAnsiTheme="majorHAnsi" w:cstheme="majorHAnsi"/>
              </w:rPr>
              <w:t xml:space="preserve"> familiar with the </w:t>
            </w:r>
            <w:hyperlink r:id="rId23" w:history="1">
              <w:r w:rsidR="002869B2" w:rsidRPr="00D765A1">
                <w:rPr>
                  <w:rStyle w:val="Hyperlink"/>
                  <w:rFonts w:asciiTheme="majorHAnsi" w:hAnsiTheme="majorHAnsi" w:cstheme="majorHAnsi"/>
                  <w:color w:val="auto"/>
                </w:rPr>
                <w:t>University of Dundee Safeguarding guidance for researchers</w:t>
              </w:r>
            </w:hyperlink>
            <w:r w:rsidR="002869B2" w:rsidRPr="00D765A1">
              <w:rPr>
                <w:rFonts w:asciiTheme="majorHAnsi" w:hAnsiTheme="majorHAnsi" w:cstheme="majorHAnsi"/>
              </w:rPr>
              <w:t xml:space="preserve">. If a disclosure arises, this must be reported to the Chief Investigator who may then also contact the Safeguarding </w:t>
            </w:r>
            <w:r w:rsidR="00057879" w:rsidRPr="00D765A1">
              <w:rPr>
                <w:rFonts w:asciiTheme="majorHAnsi" w:hAnsiTheme="majorHAnsi" w:cstheme="majorHAnsi"/>
              </w:rPr>
              <w:t>team.</w:t>
            </w:r>
            <w:r w:rsidR="002869B2" w:rsidRPr="00D765A1">
              <w:rPr>
                <w:rFonts w:asciiTheme="majorHAnsi" w:hAnsiTheme="majorHAnsi" w:cstheme="majorHAnsi"/>
              </w:rPr>
              <w:t xml:space="preserve"> </w:t>
            </w:r>
          </w:p>
        </w:tc>
      </w:tr>
    </w:tbl>
    <w:p w14:paraId="6E188035" w14:textId="77777777" w:rsidR="00524934" w:rsidRPr="00D765A1" w:rsidRDefault="00524934" w:rsidP="00AB7558">
      <w:pPr>
        <w:rPr>
          <w:rFonts w:asciiTheme="majorHAnsi" w:hAnsiTheme="majorHAnsi" w:cstheme="majorHAnsi"/>
        </w:rPr>
      </w:pPr>
    </w:p>
    <w:p w14:paraId="6B4AFF7B" w14:textId="4CA83795"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7. Payment of participants</w:t>
      </w:r>
      <w:r w:rsidR="006D272A" w:rsidRPr="00D765A1">
        <w:rPr>
          <w:rFonts w:asciiTheme="majorHAnsi" w:hAnsiTheme="majorHAnsi" w:cstheme="majorHAnsi"/>
          <w:sz w:val="28"/>
          <w:szCs w:val="28"/>
        </w:rPr>
        <w:t>*</w:t>
      </w:r>
    </w:p>
    <w:tbl>
      <w:tblPr>
        <w:tblStyle w:val="TableGrid"/>
        <w:tblW w:w="0" w:type="auto"/>
        <w:jc w:val="center"/>
        <w:tblLook w:val="04A0" w:firstRow="1" w:lastRow="0" w:firstColumn="1" w:lastColumn="0" w:noHBand="0" w:noVBand="1"/>
      </w:tblPr>
      <w:tblGrid>
        <w:gridCol w:w="7980"/>
        <w:gridCol w:w="532"/>
        <w:gridCol w:w="504"/>
      </w:tblGrid>
      <w:tr w:rsidR="00D765A1" w:rsidRPr="00D765A1" w14:paraId="6271D266" w14:textId="77777777" w:rsidTr="008B2D4B">
        <w:trPr>
          <w:jc w:val="center"/>
        </w:trPr>
        <w:tc>
          <w:tcPr>
            <w:tcW w:w="0" w:type="auto"/>
          </w:tcPr>
          <w:p w14:paraId="37380214" w14:textId="77777777" w:rsidR="00AB7558" w:rsidRPr="00D765A1" w:rsidRDefault="00AB7558" w:rsidP="00D42F51">
            <w:pPr>
              <w:rPr>
                <w:rFonts w:asciiTheme="majorHAnsi" w:hAnsiTheme="majorHAnsi" w:cstheme="majorHAnsi"/>
              </w:rPr>
            </w:pPr>
          </w:p>
        </w:tc>
        <w:tc>
          <w:tcPr>
            <w:tcW w:w="236" w:type="dxa"/>
          </w:tcPr>
          <w:p w14:paraId="7AB47E6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236" w:type="dxa"/>
          </w:tcPr>
          <w:p w14:paraId="7962E82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NO</w:t>
            </w:r>
          </w:p>
        </w:tc>
      </w:tr>
      <w:tr w:rsidR="00D765A1" w:rsidRPr="00D765A1" w14:paraId="2E312A32" w14:textId="77777777" w:rsidTr="008B2D4B">
        <w:trPr>
          <w:jc w:val="center"/>
        </w:trPr>
        <w:tc>
          <w:tcPr>
            <w:tcW w:w="0" w:type="auto"/>
          </w:tcPr>
          <w:p w14:paraId="43A17AFB" w14:textId="57452773"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7a. </w:t>
            </w:r>
            <w:r w:rsidR="00AB7558" w:rsidRPr="00D765A1">
              <w:rPr>
                <w:rFonts w:asciiTheme="majorHAnsi" w:hAnsiTheme="majorHAnsi" w:cstheme="majorHAnsi"/>
              </w:rPr>
              <w:t xml:space="preserve">Do you intend to offer participants cash payments or </w:t>
            </w:r>
            <w:r w:rsidR="00C76F1C" w:rsidRPr="00D765A1">
              <w:rPr>
                <w:rFonts w:asciiTheme="majorHAnsi" w:hAnsiTheme="majorHAnsi" w:cstheme="majorHAnsi"/>
              </w:rPr>
              <w:t>any other kind of inducements</w:t>
            </w:r>
            <w:r w:rsidR="00AB7558" w:rsidRPr="00D765A1">
              <w:rPr>
                <w:rFonts w:asciiTheme="majorHAnsi" w:hAnsiTheme="majorHAnsi" w:cstheme="majorHAnsi"/>
              </w:rPr>
              <w:t xml:space="preserve"> for taking part in your project?</w:t>
            </w:r>
          </w:p>
        </w:tc>
        <w:tc>
          <w:tcPr>
            <w:tcW w:w="236" w:type="dxa"/>
            <w:vAlign w:val="center"/>
          </w:tcPr>
          <w:p w14:paraId="24F7C68D" w14:textId="77777777" w:rsidR="00AB7558" w:rsidRPr="00D765A1" w:rsidRDefault="00AB7558" w:rsidP="008B2D4B">
            <w:pPr>
              <w:jc w:val="center"/>
              <w:rPr>
                <w:rFonts w:asciiTheme="majorHAnsi" w:hAnsiTheme="majorHAnsi" w:cstheme="majorHAnsi"/>
              </w:rPr>
            </w:pPr>
          </w:p>
        </w:tc>
        <w:tc>
          <w:tcPr>
            <w:tcW w:w="236" w:type="dxa"/>
            <w:vAlign w:val="center"/>
          </w:tcPr>
          <w:p w14:paraId="5088E11E" w14:textId="60CE7040" w:rsidR="00AB7558" w:rsidRPr="00D765A1" w:rsidRDefault="0046038A"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75CBC4BB" w14:textId="77777777" w:rsidTr="008B2D4B">
        <w:trPr>
          <w:jc w:val="center"/>
        </w:trPr>
        <w:tc>
          <w:tcPr>
            <w:tcW w:w="0" w:type="auto"/>
          </w:tcPr>
          <w:p w14:paraId="2F2C8207" w14:textId="13073E39"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7b. </w:t>
            </w:r>
            <w:r w:rsidR="00AB7558" w:rsidRPr="00D765A1">
              <w:rPr>
                <w:rFonts w:asciiTheme="majorHAnsi" w:hAnsiTheme="majorHAnsi" w:cstheme="majorHAnsi"/>
              </w:rPr>
              <w:t xml:space="preserve">Is there a possibility that such inducements will cause participants to consent to risks that they might not otherwise find acceptable? </w:t>
            </w:r>
          </w:p>
        </w:tc>
        <w:tc>
          <w:tcPr>
            <w:tcW w:w="236" w:type="dxa"/>
            <w:vAlign w:val="center"/>
          </w:tcPr>
          <w:p w14:paraId="5985136B" w14:textId="77777777" w:rsidR="00AB7558" w:rsidRPr="00D765A1" w:rsidRDefault="00AB7558" w:rsidP="008B2D4B">
            <w:pPr>
              <w:jc w:val="center"/>
              <w:rPr>
                <w:rFonts w:asciiTheme="majorHAnsi" w:hAnsiTheme="majorHAnsi" w:cstheme="majorHAnsi"/>
              </w:rPr>
            </w:pPr>
          </w:p>
        </w:tc>
        <w:tc>
          <w:tcPr>
            <w:tcW w:w="236" w:type="dxa"/>
            <w:vAlign w:val="center"/>
          </w:tcPr>
          <w:p w14:paraId="6146D7A5" w14:textId="36C5B5CA" w:rsidR="00AB7558" w:rsidRPr="00D765A1" w:rsidRDefault="001A4BA4"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04D60FC" w14:textId="77777777" w:rsidTr="008B2D4B">
        <w:trPr>
          <w:jc w:val="center"/>
        </w:trPr>
        <w:tc>
          <w:tcPr>
            <w:tcW w:w="0" w:type="auto"/>
          </w:tcPr>
          <w:p w14:paraId="25473A70" w14:textId="17EAC336"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7c. </w:t>
            </w:r>
            <w:r w:rsidR="00AB7558" w:rsidRPr="00D765A1">
              <w:rPr>
                <w:rFonts w:asciiTheme="majorHAnsi" w:hAnsiTheme="majorHAnsi" w:cstheme="majorHAnsi"/>
              </w:rPr>
              <w:t xml:space="preserve">Is there any risk that the prospect of payment or other rewards will systematically skew the data? </w:t>
            </w:r>
          </w:p>
        </w:tc>
        <w:tc>
          <w:tcPr>
            <w:tcW w:w="236" w:type="dxa"/>
            <w:vAlign w:val="center"/>
          </w:tcPr>
          <w:p w14:paraId="3899A1F2" w14:textId="77777777" w:rsidR="00AB7558" w:rsidRPr="00D765A1" w:rsidRDefault="00AB7558" w:rsidP="008B2D4B">
            <w:pPr>
              <w:jc w:val="center"/>
              <w:rPr>
                <w:rFonts w:asciiTheme="majorHAnsi" w:hAnsiTheme="majorHAnsi" w:cstheme="majorHAnsi"/>
              </w:rPr>
            </w:pPr>
          </w:p>
        </w:tc>
        <w:tc>
          <w:tcPr>
            <w:tcW w:w="236" w:type="dxa"/>
            <w:vAlign w:val="center"/>
          </w:tcPr>
          <w:p w14:paraId="78E690C9" w14:textId="038139F6" w:rsidR="00AB7558" w:rsidRPr="00D765A1" w:rsidRDefault="001A4BA4"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3AD88354" w14:textId="77777777" w:rsidTr="008B2D4B">
        <w:trPr>
          <w:jc w:val="center"/>
        </w:trPr>
        <w:tc>
          <w:tcPr>
            <w:tcW w:w="0" w:type="auto"/>
          </w:tcPr>
          <w:p w14:paraId="738E8806" w14:textId="244FB26E"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7d. </w:t>
            </w:r>
            <w:r w:rsidR="00AB7558" w:rsidRPr="00D765A1">
              <w:rPr>
                <w:rFonts w:asciiTheme="majorHAnsi" w:hAnsiTheme="majorHAnsi" w:cstheme="majorHAnsi"/>
              </w:rPr>
              <w:t xml:space="preserve">Will you inform participants that accepting compensation or inducements does not negate their right to withdraw from the study? </w:t>
            </w:r>
          </w:p>
        </w:tc>
        <w:tc>
          <w:tcPr>
            <w:tcW w:w="236" w:type="dxa"/>
            <w:vAlign w:val="center"/>
          </w:tcPr>
          <w:p w14:paraId="3E053E46" w14:textId="77777777" w:rsidR="00AB7558" w:rsidRPr="00D765A1" w:rsidRDefault="00AB7558" w:rsidP="008B2D4B">
            <w:pPr>
              <w:jc w:val="center"/>
              <w:rPr>
                <w:rFonts w:asciiTheme="majorHAnsi" w:hAnsiTheme="majorHAnsi" w:cstheme="majorHAnsi"/>
              </w:rPr>
            </w:pPr>
          </w:p>
        </w:tc>
        <w:tc>
          <w:tcPr>
            <w:tcW w:w="236" w:type="dxa"/>
            <w:vAlign w:val="center"/>
          </w:tcPr>
          <w:p w14:paraId="6A32D314" w14:textId="5CF25021" w:rsidR="00AB7558" w:rsidRPr="00D765A1" w:rsidRDefault="001A4BA4"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777D6BEC" w14:textId="6EF48F05" w:rsidR="00C77E43" w:rsidRPr="00D765A1" w:rsidRDefault="006D272A" w:rsidP="00AB7558">
      <w:pPr>
        <w:rPr>
          <w:rFonts w:asciiTheme="majorHAnsi" w:hAnsiTheme="majorHAnsi" w:cstheme="majorHAnsi"/>
        </w:rPr>
      </w:pPr>
      <w:r w:rsidRPr="00D765A1">
        <w:rPr>
          <w:rFonts w:asciiTheme="majorHAnsi" w:hAnsiTheme="majorHAnsi" w:cstheme="majorHAnsi"/>
        </w:rPr>
        <w:t xml:space="preserve">* Typically small sums or vouchers to compensate participants for </w:t>
      </w:r>
      <w:r w:rsidR="00056F16" w:rsidRPr="00D765A1">
        <w:rPr>
          <w:rFonts w:asciiTheme="majorHAnsi" w:hAnsiTheme="majorHAnsi" w:cstheme="majorHAnsi"/>
        </w:rPr>
        <w:t>out-of-pocket</w:t>
      </w:r>
      <w:r w:rsidRPr="00D765A1">
        <w:rPr>
          <w:rFonts w:asciiTheme="majorHAnsi" w:hAnsiTheme="majorHAnsi" w:cstheme="majorHAnsi"/>
        </w:rPr>
        <w:t xml:space="preserve"> expenses such as travel and subsistence and for time spent/inconvenience.</w:t>
      </w:r>
    </w:p>
    <w:p w14:paraId="015DDA60" w14:textId="1DD10A1B" w:rsidR="00AB7558" w:rsidRPr="00D765A1" w:rsidRDefault="00AB7558" w:rsidP="00AB7558">
      <w:pPr>
        <w:rPr>
          <w:rFonts w:asciiTheme="majorHAnsi" w:hAnsiTheme="majorHAnsi" w:cstheme="majorHAnsi"/>
        </w:rPr>
      </w:pPr>
      <w:r w:rsidRPr="00D765A1">
        <w:rPr>
          <w:rFonts w:asciiTheme="majorHAnsi" w:hAnsiTheme="majorHAnsi" w:cstheme="majorHAnsi"/>
        </w:rPr>
        <w:t xml:space="preserve">If you have answered YES to ANY of these questions, please explain the nature of the inducement or amount of payment you will offer and the reason why it is necessary to offer inducements. You </w:t>
      </w:r>
      <w:r w:rsidRPr="00D765A1">
        <w:rPr>
          <w:rFonts w:asciiTheme="majorHAnsi" w:hAnsiTheme="majorHAnsi" w:cstheme="majorHAnsi"/>
        </w:rPr>
        <w:lastRenderedPageBreak/>
        <w:t>should also explain why you consider it ethically and methodologically acceptable in the context of this study to offer such payments</w:t>
      </w:r>
      <w:r w:rsidR="00C76F1C" w:rsidRPr="00D765A1">
        <w:rPr>
          <w:rFonts w:asciiTheme="majorHAnsi" w:hAnsiTheme="majorHAnsi" w:cstheme="majorHAnsi"/>
        </w:rPr>
        <w:t xml:space="preserve"> or other inducements</w:t>
      </w:r>
      <w:r w:rsidRPr="00D765A1">
        <w:rPr>
          <w:rFonts w:asciiTheme="majorHAnsi" w:hAnsiTheme="majorHAnsi" w:cstheme="majorHAnsi"/>
        </w:rPr>
        <w:t xml:space="preserve">. </w:t>
      </w:r>
    </w:p>
    <w:tbl>
      <w:tblPr>
        <w:tblStyle w:val="TableGrid"/>
        <w:tblW w:w="0" w:type="auto"/>
        <w:tblLook w:val="04A0" w:firstRow="1" w:lastRow="0" w:firstColumn="1" w:lastColumn="0" w:noHBand="0" w:noVBand="1"/>
      </w:tblPr>
      <w:tblGrid>
        <w:gridCol w:w="9016"/>
      </w:tblGrid>
      <w:tr w:rsidR="00AB7558" w:rsidRPr="00D765A1" w14:paraId="6C65AA7A" w14:textId="77777777" w:rsidTr="00D42F51">
        <w:tc>
          <w:tcPr>
            <w:tcW w:w="9242" w:type="dxa"/>
          </w:tcPr>
          <w:p w14:paraId="7C83EE9B" w14:textId="5795898E" w:rsidR="00AB7558" w:rsidRPr="00D765A1" w:rsidRDefault="001A4BA4" w:rsidP="00D42F51">
            <w:pPr>
              <w:rPr>
                <w:rFonts w:asciiTheme="majorHAnsi" w:hAnsiTheme="majorHAnsi" w:cstheme="majorHAnsi"/>
              </w:rPr>
            </w:pPr>
            <w:r w:rsidRPr="00D765A1">
              <w:rPr>
                <w:rFonts w:asciiTheme="majorHAnsi" w:hAnsiTheme="majorHAnsi" w:cstheme="majorHAnsi"/>
              </w:rPr>
              <w:t>No reward, compensation or payment will be offered to participants for taking part.</w:t>
            </w:r>
          </w:p>
        </w:tc>
      </w:tr>
    </w:tbl>
    <w:p w14:paraId="3566CAC1" w14:textId="77777777" w:rsidR="003B79DC" w:rsidRPr="00D765A1" w:rsidRDefault="003B79DC" w:rsidP="00AB7558">
      <w:pPr>
        <w:rPr>
          <w:rFonts w:asciiTheme="majorHAnsi" w:hAnsiTheme="majorHAnsi" w:cstheme="majorHAnsi"/>
          <w:b/>
          <w:sz w:val="28"/>
          <w:szCs w:val="28"/>
        </w:rPr>
      </w:pPr>
    </w:p>
    <w:p w14:paraId="1349FDCA" w14:textId="77777777"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8. Voluntary participation</w:t>
      </w:r>
    </w:p>
    <w:tbl>
      <w:tblPr>
        <w:tblStyle w:val="TableGrid"/>
        <w:tblW w:w="0" w:type="auto"/>
        <w:tblLook w:val="04A0" w:firstRow="1" w:lastRow="0" w:firstColumn="1" w:lastColumn="0" w:noHBand="0" w:noVBand="1"/>
      </w:tblPr>
      <w:tblGrid>
        <w:gridCol w:w="7980"/>
        <w:gridCol w:w="532"/>
        <w:gridCol w:w="504"/>
      </w:tblGrid>
      <w:tr w:rsidR="00D765A1" w:rsidRPr="00D765A1" w14:paraId="6A401B91" w14:textId="77777777" w:rsidTr="00D42F51">
        <w:tc>
          <w:tcPr>
            <w:tcW w:w="0" w:type="auto"/>
          </w:tcPr>
          <w:p w14:paraId="1899DE6A" w14:textId="77777777" w:rsidR="00AB7558" w:rsidRPr="00D765A1" w:rsidRDefault="00AB7558" w:rsidP="00D42F51">
            <w:pPr>
              <w:rPr>
                <w:rFonts w:asciiTheme="majorHAnsi" w:hAnsiTheme="majorHAnsi" w:cstheme="majorHAnsi"/>
              </w:rPr>
            </w:pPr>
            <w:bookmarkStart w:id="29" w:name="_Hlk191902255"/>
          </w:p>
        </w:tc>
        <w:tc>
          <w:tcPr>
            <w:tcW w:w="0" w:type="auto"/>
          </w:tcPr>
          <w:p w14:paraId="61F64C8A"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40E347A3"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087185FF" w14:textId="77777777" w:rsidTr="008B2D4B">
        <w:tc>
          <w:tcPr>
            <w:tcW w:w="0" w:type="auto"/>
          </w:tcPr>
          <w:p w14:paraId="386E8456" w14:textId="207CE833"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8a. </w:t>
            </w:r>
            <w:r w:rsidR="00AB7558" w:rsidRPr="00D765A1">
              <w:rPr>
                <w:rFonts w:asciiTheme="majorHAnsi" w:hAnsiTheme="majorHAnsi" w:cstheme="majorHAnsi"/>
              </w:rPr>
              <w:t>Will you recruit students or employees of the University of Dundee or of organisations that are formally collaborators in the study and who will be in an unequal relationship with you or the researchers affiliated with the project?</w:t>
            </w:r>
          </w:p>
        </w:tc>
        <w:tc>
          <w:tcPr>
            <w:tcW w:w="0" w:type="auto"/>
            <w:vAlign w:val="center"/>
          </w:tcPr>
          <w:p w14:paraId="02D797FC" w14:textId="3929D8D2" w:rsidR="00AB7558" w:rsidRPr="00D765A1" w:rsidRDefault="00BF1BFA"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3EE4FA0" w14:textId="77777777" w:rsidR="00AB7558" w:rsidRPr="00D765A1" w:rsidRDefault="00AB7558" w:rsidP="008B2D4B">
            <w:pPr>
              <w:jc w:val="center"/>
              <w:rPr>
                <w:rFonts w:asciiTheme="majorHAnsi" w:hAnsiTheme="majorHAnsi" w:cstheme="majorHAnsi"/>
              </w:rPr>
            </w:pPr>
          </w:p>
        </w:tc>
      </w:tr>
      <w:tr w:rsidR="00D765A1" w:rsidRPr="00D765A1" w14:paraId="530A1DCD" w14:textId="77777777" w:rsidTr="008B2D4B">
        <w:tc>
          <w:tcPr>
            <w:tcW w:w="0" w:type="auto"/>
          </w:tcPr>
          <w:p w14:paraId="062E3C17" w14:textId="72E4B5E1"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8b. </w:t>
            </w:r>
            <w:r w:rsidR="00AB7558" w:rsidRPr="00D765A1">
              <w:rPr>
                <w:rFonts w:asciiTheme="majorHAnsi" w:hAnsiTheme="majorHAnsi" w:cstheme="majorHAnsi"/>
              </w:rPr>
              <w:t xml:space="preserve">Will you recruit participants who are employees recruited through other businesses, voluntary or public sector organisations? </w:t>
            </w:r>
          </w:p>
        </w:tc>
        <w:tc>
          <w:tcPr>
            <w:tcW w:w="0" w:type="auto"/>
            <w:vAlign w:val="center"/>
          </w:tcPr>
          <w:p w14:paraId="36C3F787" w14:textId="77777777" w:rsidR="00AB7558" w:rsidRPr="00D765A1" w:rsidRDefault="00AB7558" w:rsidP="008B2D4B">
            <w:pPr>
              <w:jc w:val="center"/>
              <w:rPr>
                <w:rFonts w:asciiTheme="majorHAnsi" w:hAnsiTheme="majorHAnsi" w:cstheme="majorHAnsi"/>
              </w:rPr>
            </w:pPr>
          </w:p>
        </w:tc>
        <w:tc>
          <w:tcPr>
            <w:tcW w:w="0" w:type="auto"/>
            <w:vAlign w:val="center"/>
          </w:tcPr>
          <w:p w14:paraId="16FBC03A" w14:textId="05898A8B" w:rsidR="00AB7558" w:rsidRPr="00D765A1" w:rsidRDefault="00A61AC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344C1CA" w14:textId="77777777" w:rsidTr="008B2D4B">
        <w:tc>
          <w:tcPr>
            <w:tcW w:w="0" w:type="auto"/>
          </w:tcPr>
          <w:p w14:paraId="46262C2C" w14:textId="4B227246"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8c. </w:t>
            </w:r>
            <w:r w:rsidR="00AB7558" w:rsidRPr="00D765A1">
              <w:rPr>
                <w:rFonts w:asciiTheme="majorHAnsi" w:hAnsiTheme="majorHAnsi" w:cstheme="majorHAnsi"/>
              </w:rPr>
              <w:t>Will you recruit participants who are pupils or students recruited through educational institutions</w:t>
            </w:r>
            <w:r w:rsidR="003B79DC" w:rsidRPr="00D765A1">
              <w:rPr>
                <w:rFonts w:asciiTheme="majorHAnsi" w:hAnsiTheme="majorHAnsi" w:cstheme="majorHAnsi"/>
              </w:rPr>
              <w:t>?</w:t>
            </w:r>
          </w:p>
        </w:tc>
        <w:tc>
          <w:tcPr>
            <w:tcW w:w="0" w:type="auto"/>
            <w:vAlign w:val="center"/>
          </w:tcPr>
          <w:p w14:paraId="417960A3" w14:textId="77777777" w:rsidR="00AB7558" w:rsidRPr="00D765A1" w:rsidRDefault="00AB7558" w:rsidP="008B2D4B">
            <w:pPr>
              <w:jc w:val="center"/>
              <w:rPr>
                <w:rFonts w:asciiTheme="majorHAnsi" w:hAnsiTheme="majorHAnsi" w:cstheme="majorHAnsi"/>
              </w:rPr>
            </w:pPr>
          </w:p>
        </w:tc>
        <w:tc>
          <w:tcPr>
            <w:tcW w:w="0" w:type="auto"/>
            <w:vAlign w:val="center"/>
          </w:tcPr>
          <w:p w14:paraId="687D2015" w14:textId="79BB57DB" w:rsidR="00AB7558" w:rsidRPr="00D765A1" w:rsidRDefault="00A61AC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E4516AB" w14:textId="77777777" w:rsidTr="008B2D4B">
        <w:tc>
          <w:tcPr>
            <w:tcW w:w="0" w:type="auto"/>
          </w:tcPr>
          <w:p w14:paraId="1FCB1509" w14:textId="0386B2E3"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8d. </w:t>
            </w:r>
            <w:r w:rsidR="00AB7558" w:rsidRPr="00D765A1">
              <w:rPr>
                <w:rFonts w:asciiTheme="majorHAnsi" w:hAnsiTheme="majorHAnsi" w:cstheme="majorHAnsi"/>
              </w:rPr>
              <w:t xml:space="preserve">Will you recruit participants who are clients recruited through voluntary or public services? </w:t>
            </w:r>
          </w:p>
        </w:tc>
        <w:tc>
          <w:tcPr>
            <w:tcW w:w="0" w:type="auto"/>
            <w:vAlign w:val="center"/>
          </w:tcPr>
          <w:p w14:paraId="4CF2CC04" w14:textId="4050E4AB" w:rsidR="00AB7558" w:rsidRPr="00D765A1" w:rsidRDefault="00AB7558" w:rsidP="008B2D4B">
            <w:pPr>
              <w:jc w:val="center"/>
              <w:rPr>
                <w:rFonts w:asciiTheme="majorHAnsi" w:hAnsiTheme="majorHAnsi" w:cstheme="majorHAnsi"/>
              </w:rPr>
            </w:pPr>
          </w:p>
        </w:tc>
        <w:tc>
          <w:tcPr>
            <w:tcW w:w="0" w:type="auto"/>
            <w:vAlign w:val="center"/>
          </w:tcPr>
          <w:p w14:paraId="198995D0" w14:textId="72C0E823" w:rsidR="00AB7558" w:rsidRPr="00D765A1" w:rsidRDefault="00762F1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1AB6E4D" w14:textId="77777777" w:rsidTr="008B2D4B">
        <w:tc>
          <w:tcPr>
            <w:tcW w:w="0" w:type="auto"/>
          </w:tcPr>
          <w:p w14:paraId="4B836A3F" w14:textId="61895E91"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8e. </w:t>
            </w:r>
            <w:r w:rsidR="00AB7558" w:rsidRPr="00D765A1">
              <w:rPr>
                <w:rFonts w:asciiTheme="majorHAnsi" w:hAnsiTheme="majorHAnsi" w:cstheme="majorHAnsi"/>
              </w:rPr>
              <w:t>Will you recruit participants who live in residential communities or institutions?</w:t>
            </w:r>
          </w:p>
        </w:tc>
        <w:tc>
          <w:tcPr>
            <w:tcW w:w="0" w:type="auto"/>
            <w:vAlign w:val="center"/>
          </w:tcPr>
          <w:p w14:paraId="0B8FE1B6" w14:textId="77777777" w:rsidR="00AB7558" w:rsidRPr="00D765A1" w:rsidRDefault="00AB7558" w:rsidP="008B2D4B">
            <w:pPr>
              <w:jc w:val="center"/>
              <w:rPr>
                <w:rFonts w:asciiTheme="majorHAnsi" w:hAnsiTheme="majorHAnsi" w:cstheme="majorHAnsi"/>
              </w:rPr>
            </w:pPr>
          </w:p>
        </w:tc>
        <w:tc>
          <w:tcPr>
            <w:tcW w:w="0" w:type="auto"/>
            <w:vAlign w:val="center"/>
          </w:tcPr>
          <w:p w14:paraId="29D2A908" w14:textId="19D5296A" w:rsidR="00AB7558" w:rsidRPr="00D765A1" w:rsidRDefault="00A61AC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AB7558" w:rsidRPr="00D765A1" w14:paraId="568C3187" w14:textId="77777777" w:rsidTr="008B2D4B">
        <w:tc>
          <w:tcPr>
            <w:tcW w:w="0" w:type="auto"/>
          </w:tcPr>
          <w:p w14:paraId="78B34401" w14:textId="6DFDD20A"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8f. </w:t>
            </w:r>
            <w:r w:rsidR="00AB7558" w:rsidRPr="00D765A1">
              <w:rPr>
                <w:rFonts w:asciiTheme="majorHAnsi" w:hAnsiTheme="majorHAnsi" w:cstheme="majorHAnsi"/>
              </w:rPr>
              <w:t>Will you recruit participants who may not feel empowered to refuse to participate in the research?</w:t>
            </w:r>
          </w:p>
        </w:tc>
        <w:tc>
          <w:tcPr>
            <w:tcW w:w="0" w:type="auto"/>
            <w:vAlign w:val="center"/>
          </w:tcPr>
          <w:p w14:paraId="1044D7DF" w14:textId="77777777" w:rsidR="00AB7558" w:rsidRPr="00D765A1" w:rsidRDefault="00AB7558" w:rsidP="008B2D4B">
            <w:pPr>
              <w:jc w:val="center"/>
              <w:rPr>
                <w:rFonts w:asciiTheme="majorHAnsi" w:hAnsiTheme="majorHAnsi" w:cstheme="majorHAnsi"/>
              </w:rPr>
            </w:pPr>
          </w:p>
        </w:tc>
        <w:tc>
          <w:tcPr>
            <w:tcW w:w="0" w:type="auto"/>
            <w:vAlign w:val="center"/>
          </w:tcPr>
          <w:p w14:paraId="3C1A4314" w14:textId="6BFEBC95" w:rsidR="00AB7558" w:rsidRPr="00D765A1" w:rsidRDefault="00762F1B" w:rsidP="008B2D4B">
            <w:pPr>
              <w:jc w:val="center"/>
              <w:rPr>
                <w:rFonts w:asciiTheme="majorHAnsi" w:hAnsiTheme="majorHAnsi" w:cstheme="majorHAnsi"/>
              </w:rPr>
            </w:pPr>
            <w:r w:rsidRPr="00D765A1">
              <w:rPr>
                <w:rFonts w:asciiTheme="majorHAnsi" w:hAnsiTheme="majorHAnsi" w:cstheme="majorHAnsi"/>
                <w:bCs/>
              </w:rPr>
              <w:sym w:font="Wingdings" w:char="F0FC"/>
            </w:r>
          </w:p>
        </w:tc>
      </w:tr>
      <w:bookmarkEnd w:id="29"/>
    </w:tbl>
    <w:p w14:paraId="5B54EB06" w14:textId="77777777" w:rsidR="00AB7558" w:rsidRPr="00D765A1" w:rsidRDefault="00AB7558" w:rsidP="00AB7558">
      <w:pPr>
        <w:rPr>
          <w:rFonts w:asciiTheme="majorHAnsi" w:hAnsiTheme="majorHAnsi" w:cstheme="majorHAnsi"/>
        </w:rPr>
      </w:pPr>
    </w:p>
    <w:p w14:paraId="63C91CFE" w14:textId="2EC2A9A6" w:rsidR="00AB7558" w:rsidRPr="00D765A1" w:rsidRDefault="00AB7558" w:rsidP="00AB7558">
      <w:pPr>
        <w:rPr>
          <w:rFonts w:asciiTheme="majorHAnsi" w:hAnsiTheme="majorHAnsi" w:cstheme="majorHAnsi"/>
        </w:rPr>
      </w:pPr>
      <w:r w:rsidRPr="00D765A1">
        <w:rPr>
          <w:rFonts w:asciiTheme="majorHAnsi" w:hAnsiTheme="majorHAnsi" w:cstheme="majorHAnsi"/>
        </w:rPr>
        <w:t xml:space="preserve">If you have answered YES to ANY of these </w:t>
      </w:r>
      <w:r w:rsidR="00056F16" w:rsidRPr="00D765A1">
        <w:rPr>
          <w:rFonts w:asciiTheme="majorHAnsi" w:hAnsiTheme="majorHAnsi" w:cstheme="majorHAnsi"/>
        </w:rPr>
        <w:t>questions,</w:t>
      </w:r>
      <w:r w:rsidRPr="00D765A1">
        <w:rPr>
          <w:rFonts w:asciiTheme="majorHAnsi" w:hAnsiTheme="majorHAnsi" w:cstheme="majorHAnsi"/>
        </w:rPr>
        <w:t xml:space="preserve"> please explain how your participants will be recruited and what steps you will take to ensure that participation in this project is genuinely voluntary. </w:t>
      </w:r>
    </w:p>
    <w:tbl>
      <w:tblPr>
        <w:tblStyle w:val="TableGrid"/>
        <w:tblW w:w="0" w:type="auto"/>
        <w:tblLook w:val="04A0" w:firstRow="1" w:lastRow="0" w:firstColumn="1" w:lastColumn="0" w:noHBand="0" w:noVBand="1"/>
      </w:tblPr>
      <w:tblGrid>
        <w:gridCol w:w="9016"/>
      </w:tblGrid>
      <w:tr w:rsidR="00AB7558" w:rsidRPr="00D765A1" w14:paraId="2B2AEDD2" w14:textId="77777777" w:rsidTr="00D42F51">
        <w:tc>
          <w:tcPr>
            <w:tcW w:w="9242" w:type="dxa"/>
          </w:tcPr>
          <w:p w14:paraId="5D694939" w14:textId="149A17F9" w:rsidR="00AB7558" w:rsidRPr="00D765A1" w:rsidRDefault="005C2D92" w:rsidP="00D42F51">
            <w:pPr>
              <w:rPr>
                <w:rFonts w:asciiTheme="majorHAnsi" w:hAnsiTheme="majorHAnsi" w:cstheme="majorHAnsi"/>
              </w:rPr>
            </w:pPr>
            <w:r w:rsidRPr="00D765A1">
              <w:rPr>
                <w:rFonts w:asciiTheme="majorHAnsi" w:hAnsiTheme="majorHAnsi" w:cstheme="majorHAnsi"/>
              </w:rPr>
              <w:t xml:space="preserve">The research will involve recruitment of participants who are </w:t>
            </w:r>
            <w:r w:rsidR="00776906" w:rsidRPr="00D765A1">
              <w:rPr>
                <w:rFonts w:asciiTheme="majorHAnsi" w:hAnsiTheme="majorHAnsi" w:cstheme="majorHAnsi"/>
              </w:rPr>
              <w:t xml:space="preserve">students or members of staff at the University of Dundee. </w:t>
            </w:r>
            <w:r w:rsidR="00C8656A" w:rsidRPr="00D765A1">
              <w:rPr>
                <w:rFonts w:asciiTheme="majorHAnsi" w:hAnsiTheme="majorHAnsi" w:cstheme="majorHAnsi"/>
              </w:rPr>
              <w:t>T</w:t>
            </w:r>
            <w:r w:rsidR="00093741" w:rsidRPr="00D765A1">
              <w:rPr>
                <w:rFonts w:asciiTheme="majorHAnsi" w:hAnsiTheme="majorHAnsi" w:cstheme="majorHAnsi"/>
              </w:rPr>
              <w:t>he</w:t>
            </w:r>
            <w:r w:rsidR="006239F7" w:rsidRPr="00D765A1">
              <w:rPr>
                <w:rFonts w:asciiTheme="majorHAnsi" w:hAnsiTheme="majorHAnsi" w:cstheme="majorHAnsi"/>
              </w:rPr>
              <w:t>refore, there is</w:t>
            </w:r>
            <w:r w:rsidR="00C8656A" w:rsidRPr="00D765A1">
              <w:rPr>
                <w:rFonts w:asciiTheme="majorHAnsi" w:hAnsiTheme="majorHAnsi" w:cstheme="majorHAnsi"/>
              </w:rPr>
              <w:t xml:space="preserve"> risk of an unequal relationship </w:t>
            </w:r>
            <w:r w:rsidR="006239F7" w:rsidRPr="00D765A1">
              <w:rPr>
                <w:rFonts w:asciiTheme="majorHAnsi" w:hAnsiTheme="majorHAnsi" w:cstheme="majorHAnsi"/>
              </w:rPr>
              <w:t xml:space="preserve">with the </w:t>
            </w:r>
            <w:r w:rsidR="00093741" w:rsidRPr="00D765A1">
              <w:rPr>
                <w:rFonts w:asciiTheme="majorHAnsi" w:hAnsiTheme="majorHAnsi" w:cstheme="majorHAnsi"/>
              </w:rPr>
              <w:t>Chief Investigator</w:t>
            </w:r>
            <w:r w:rsidR="006239F7" w:rsidRPr="00D765A1">
              <w:rPr>
                <w:rFonts w:asciiTheme="majorHAnsi" w:hAnsiTheme="majorHAnsi" w:cstheme="majorHAnsi"/>
              </w:rPr>
              <w:t xml:space="preserve"> (project supervisor).</w:t>
            </w:r>
            <w:r w:rsidR="009C3CD7" w:rsidRPr="00D765A1">
              <w:rPr>
                <w:rFonts w:asciiTheme="majorHAnsi" w:hAnsiTheme="majorHAnsi" w:cstheme="majorHAnsi"/>
              </w:rPr>
              <w:t xml:space="preserve"> </w:t>
            </w:r>
            <w:r w:rsidR="00882ADA" w:rsidRPr="00D765A1">
              <w:rPr>
                <w:rFonts w:asciiTheme="majorHAnsi" w:hAnsiTheme="majorHAnsi" w:cstheme="majorHAnsi"/>
              </w:rPr>
              <w:t xml:space="preserve">To </w:t>
            </w:r>
            <w:r w:rsidR="009C3CD7" w:rsidRPr="00D765A1">
              <w:rPr>
                <w:rFonts w:asciiTheme="majorHAnsi" w:hAnsiTheme="majorHAnsi" w:cstheme="majorHAnsi"/>
              </w:rPr>
              <w:t xml:space="preserve">mitigate this risk, </w:t>
            </w:r>
            <w:r w:rsidR="00882ADA" w:rsidRPr="00D765A1">
              <w:rPr>
                <w:rFonts w:asciiTheme="majorHAnsi" w:hAnsiTheme="majorHAnsi" w:cstheme="majorHAnsi"/>
              </w:rPr>
              <w:t xml:space="preserve">any emails, </w:t>
            </w:r>
            <w:r w:rsidR="009C3CD7" w:rsidRPr="00D765A1">
              <w:rPr>
                <w:rFonts w:asciiTheme="majorHAnsi" w:hAnsiTheme="majorHAnsi" w:cstheme="majorHAnsi"/>
              </w:rPr>
              <w:t xml:space="preserve">invitations to participate, </w:t>
            </w:r>
            <w:r w:rsidR="00882ADA" w:rsidRPr="00D765A1">
              <w:rPr>
                <w:rFonts w:asciiTheme="majorHAnsi" w:hAnsiTheme="majorHAnsi" w:cstheme="majorHAnsi"/>
              </w:rPr>
              <w:t xml:space="preserve">postings, and communications </w:t>
            </w:r>
            <w:r w:rsidR="00082856" w:rsidRPr="00D765A1">
              <w:rPr>
                <w:rFonts w:asciiTheme="majorHAnsi" w:hAnsiTheme="majorHAnsi" w:cstheme="majorHAnsi"/>
              </w:rPr>
              <w:t>will</w:t>
            </w:r>
            <w:r w:rsidR="00882ADA" w:rsidRPr="00D765A1">
              <w:rPr>
                <w:rFonts w:asciiTheme="majorHAnsi" w:hAnsiTheme="majorHAnsi" w:cstheme="majorHAnsi"/>
              </w:rPr>
              <w:t xml:space="preserve"> </w:t>
            </w:r>
            <w:r w:rsidR="00C426E4" w:rsidRPr="00D765A1">
              <w:rPr>
                <w:rFonts w:asciiTheme="majorHAnsi" w:hAnsiTheme="majorHAnsi" w:cstheme="majorHAnsi"/>
              </w:rPr>
              <w:t>not</w:t>
            </w:r>
            <w:r w:rsidR="00882ADA" w:rsidRPr="00D765A1">
              <w:rPr>
                <w:rFonts w:asciiTheme="majorHAnsi" w:hAnsiTheme="majorHAnsi" w:cstheme="majorHAnsi"/>
              </w:rPr>
              <w:t xml:space="preserve"> come directly from the Chief Investigator but through the </w:t>
            </w:r>
            <w:r w:rsidR="00082856" w:rsidRPr="00D765A1">
              <w:rPr>
                <w:rFonts w:asciiTheme="majorHAnsi" w:hAnsiTheme="majorHAnsi" w:cstheme="majorHAnsi"/>
              </w:rPr>
              <w:t xml:space="preserve">Principal Investigator only, </w:t>
            </w:r>
            <w:r w:rsidR="00882ADA" w:rsidRPr="00D765A1">
              <w:rPr>
                <w:rFonts w:asciiTheme="majorHAnsi" w:hAnsiTheme="majorHAnsi" w:cstheme="majorHAnsi"/>
              </w:rPr>
              <w:t>or through a designated School ‘admin’ with no involvement in the research being undertaken.</w:t>
            </w:r>
          </w:p>
        </w:tc>
      </w:tr>
    </w:tbl>
    <w:p w14:paraId="4FC27A2F" w14:textId="77777777" w:rsidR="007753C3" w:rsidRPr="00D765A1" w:rsidRDefault="007753C3" w:rsidP="00AB7558">
      <w:pPr>
        <w:rPr>
          <w:rFonts w:asciiTheme="majorHAnsi" w:hAnsiTheme="majorHAnsi" w:cstheme="majorHAnsi"/>
        </w:rPr>
      </w:pPr>
    </w:p>
    <w:p w14:paraId="28759B08" w14:textId="1423F538" w:rsidR="00994317" w:rsidRPr="00D765A1" w:rsidRDefault="00994317" w:rsidP="00994317">
      <w:pPr>
        <w:rPr>
          <w:rFonts w:asciiTheme="majorHAnsi" w:hAnsiTheme="majorHAnsi" w:cstheme="majorHAnsi"/>
          <w:b/>
          <w:sz w:val="28"/>
          <w:szCs w:val="28"/>
        </w:rPr>
      </w:pPr>
      <w:r w:rsidRPr="00D765A1">
        <w:rPr>
          <w:rFonts w:asciiTheme="majorHAnsi" w:hAnsiTheme="majorHAnsi" w:cstheme="majorHAnsi"/>
          <w:b/>
          <w:sz w:val="28"/>
          <w:szCs w:val="28"/>
        </w:rPr>
        <w:t>9. Any Other Ethical Considerations</w:t>
      </w:r>
    </w:p>
    <w:p w14:paraId="6E8C2646" w14:textId="0AEF2A27" w:rsidR="00FB6ABA" w:rsidRPr="00D765A1" w:rsidRDefault="00FB6ABA" w:rsidP="00994317">
      <w:pPr>
        <w:rPr>
          <w:rFonts w:asciiTheme="majorHAnsi" w:hAnsiTheme="majorHAnsi" w:cstheme="majorHAnsi"/>
        </w:rPr>
      </w:pPr>
      <w:r w:rsidRPr="00D765A1">
        <w:rPr>
          <w:rFonts w:asciiTheme="majorHAnsi" w:hAnsiTheme="majorHAnsi" w:cstheme="majorHAnsi"/>
        </w:rPr>
        <w:t xml:space="preserve">Are there any other ethical considerations relating to your project which have not been covered above? If so, please explain. </w:t>
      </w:r>
    </w:p>
    <w:tbl>
      <w:tblPr>
        <w:tblStyle w:val="TableGrid"/>
        <w:tblW w:w="0" w:type="auto"/>
        <w:tblLook w:val="04A0" w:firstRow="1" w:lastRow="0" w:firstColumn="1" w:lastColumn="0" w:noHBand="0" w:noVBand="1"/>
      </w:tblPr>
      <w:tblGrid>
        <w:gridCol w:w="9016"/>
      </w:tblGrid>
      <w:tr w:rsidR="00994317" w:rsidRPr="00D765A1" w14:paraId="315CC48B" w14:textId="77777777" w:rsidTr="00D42F51">
        <w:tc>
          <w:tcPr>
            <w:tcW w:w="9242" w:type="dxa"/>
          </w:tcPr>
          <w:p w14:paraId="649E8B8E" w14:textId="59A3B967" w:rsidR="00994317" w:rsidRPr="00D765A1" w:rsidRDefault="009C3CD7" w:rsidP="00D42F51">
            <w:pPr>
              <w:rPr>
                <w:rFonts w:asciiTheme="majorHAnsi" w:hAnsiTheme="majorHAnsi" w:cstheme="majorHAnsi"/>
              </w:rPr>
            </w:pPr>
            <w:r w:rsidRPr="00D765A1">
              <w:rPr>
                <w:rFonts w:asciiTheme="majorHAnsi" w:hAnsiTheme="majorHAnsi" w:cstheme="majorHAnsi"/>
              </w:rPr>
              <w:t>N/A</w:t>
            </w:r>
          </w:p>
        </w:tc>
      </w:tr>
    </w:tbl>
    <w:p w14:paraId="72D63556" w14:textId="77777777" w:rsidR="007753C3" w:rsidRPr="00D765A1" w:rsidRDefault="007753C3" w:rsidP="00994317">
      <w:pPr>
        <w:rPr>
          <w:rFonts w:asciiTheme="majorHAnsi" w:hAnsiTheme="majorHAnsi" w:cstheme="majorHAnsi"/>
          <w:b/>
          <w:sz w:val="28"/>
          <w:szCs w:val="28"/>
        </w:rPr>
      </w:pPr>
    </w:p>
    <w:p w14:paraId="7877AF4E" w14:textId="2638AF2C" w:rsidR="00994317" w:rsidRPr="00D765A1" w:rsidRDefault="00994317" w:rsidP="00994317">
      <w:pPr>
        <w:rPr>
          <w:rFonts w:asciiTheme="majorHAnsi" w:hAnsiTheme="majorHAnsi" w:cstheme="majorHAnsi"/>
          <w:b/>
          <w:sz w:val="28"/>
          <w:szCs w:val="28"/>
        </w:rPr>
      </w:pPr>
      <w:r w:rsidRPr="00D765A1">
        <w:rPr>
          <w:rFonts w:asciiTheme="majorHAnsi" w:hAnsiTheme="majorHAnsi" w:cstheme="majorHAnsi"/>
          <w:b/>
          <w:sz w:val="28"/>
          <w:szCs w:val="28"/>
        </w:rPr>
        <w:lastRenderedPageBreak/>
        <w:t>10. Documentation</w:t>
      </w:r>
    </w:p>
    <w:p w14:paraId="32C58E85" w14:textId="79621B72" w:rsidR="00FB6ABA" w:rsidRPr="00D765A1" w:rsidRDefault="00FB6ABA" w:rsidP="00994317">
      <w:pPr>
        <w:rPr>
          <w:rFonts w:asciiTheme="majorHAnsi" w:hAnsiTheme="majorHAnsi" w:cstheme="majorHAnsi"/>
        </w:rPr>
      </w:pPr>
      <w:r w:rsidRPr="00D765A1">
        <w:rPr>
          <w:rFonts w:asciiTheme="majorHAnsi" w:hAnsiTheme="majorHAnsi" w:cstheme="majorHAnsi"/>
        </w:rPr>
        <w:t>Please list all attached documentation, ensuring that each item has a date and version number.</w:t>
      </w:r>
    </w:p>
    <w:tbl>
      <w:tblPr>
        <w:tblStyle w:val="TableGrid"/>
        <w:tblW w:w="0" w:type="auto"/>
        <w:tblLook w:val="04A0" w:firstRow="1" w:lastRow="0" w:firstColumn="1" w:lastColumn="0" w:noHBand="0" w:noVBand="1"/>
      </w:tblPr>
      <w:tblGrid>
        <w:gridCol w:w="9016"/>
      </w:tblGrid>
      <w:tr w:rsidR="00994317" w:rsidRPr="00D765A1" w14:paraId="73AACD0B" w14:textId="77777777" w:rsidTr="00D42F51">
        <w:tc>
          <w:tcPr>
            <w:tcW w:w="9242" w:type="dxa"/>
          </w:tcPr>
          <w:p w14:paraId="04D75A09" w14:textId="432C7CF6" w:rsidR="00994317" w:rsidRPr="00D765A1" w:rsidRDefault="0093713C" w:rsidP="00D42F51">
            <w:pPr>
              <w:rPr>
                <w:rFonts w:asciiTheme="majorHAnsi" w:hAnsiTheme="majorHAnsi" w:cstheme="majorHAnsi"/>
              </w:rPr>
            </w:pPr>
            <w:bookmarkStart w:id="30" w:name="_Hlk191902319"/>
            <w:r w:rsidRPr="00D765A1">
              <w:rPr>
                <w:rFonts w:asciiTheme="majorHAnsi" w:hAnsiTheme="majorHAnsi" w:cstheme="majorHAnsi"/>
              </w:rPr>
              <w:t>The following documents are attached:</w:t>
            </w:r>
          </w:p>
          <w:p w14:paraId="55B885E7" w14:textId="52E7D6DB" w:rsidR="0093713C" w:rsidRPr="00D765A1" w:rsidRDefault="00AB233B" w:rsidP="00553FF3">
            <w:pPr>
              <w:pStyle w:val="ListParagraph"/>
              <w:numPr>
                <w:ilvl w:val="0"/>
                <w:numId w:val="36"/>
              </w:numPr>
              <w:rPr>
                <w:rFonts w:asciiTheme="majorHAnsi" w:hAnsiTheme="majorHAnsi" w:cstheme="majorHAnsi"/>
              </w:rPr>
            </w:pPr>
            <w:r w:rsidRPr="00D765A1">
              <w:rPr>
                <w:rFonts w:asciiTheme="majorHAnsi" w:hAnsiTheme="majorHAnsi" w:cstheme="majorHAnsi"/>
              </w:rPr>
              <w:t>01. Checklist 1_v</w:t>
            </w:r>
            <w:r w:rsidR="00520D07">
              <w:rPr>
                <w:rFonts w:asciiTheme="majorHAnsi" w:hAnsiTheme="majorHAnsi" w:cstheme="majorHAnsi"/>
              </w:rPr>
              <w:t>2</w:t>
            </w:r>
            <w:r w:rsidRPr="00D765A1">
              <w:rPr>
                <w:rFonts w:asciiTheme="majorHAnsi" w:hAnsiTheme="majorHAnsi" w:cstheme="majorHAnsi"/>
              </w:rPr>
              <w:t>.</w:t>
            </w:r>
            <w:r w:rsidR="00FD2861" w:rsidRPr="00D765A1">
              <w:rPr>
                <w:rFonts w:asciiTheme="majorHAnsi" w:hAnsiTheme="majorHAnsi" w:cstheme="majorHAnsi"/>
              </w:rPr>
              <w:t xml:space="preserve"> Last Updated 13 February 2026</w:t>
            </w:r>
          </w:p>
          <w:p w14:paraId="75BC5E22" w14:textId="2F3C6728" w:rsidR="00AB233B" w:rsidRPr="00D765A1" w:rsidRDefault="00203405" w:rsidP="00553FF3">
            <w:pPr>
              <w:pStyle w:val="ListParagraph"/>
              <w:numPr>
                <w:ilvl w:val="0"/>
                <w:numId w:val="36"/>
              </w:numPr>
              <w:rPr>
                <w:rFonts w:asciiTheme="majorHAnsi" w:hAnsiTheme="majorHAnsi" w:cstheme="majorHAnsi"/>
              </w:rPr>
            </w:pPr>
            <w:r w:rsidRPr="00D765A1">
              <w:rPr>
                <w:rFonts w:asciiTheme="majorHAnsi" w:hAnsiTheme="majorHAnsi" w:cstheme="majorHAnsi"/>
              </w:rPr>
              <w:t>02. Checklist 2_v</w:t>
            </w:r>
            <w:r w:rsidR="00520D07">
              <w:rPr>
                <w:rFonts w:asciiTheme="majorHAnsi" w:hAnsiTheme="majorHAnsi" w:cstheme="majorHAnsi"/>
              </w:rPr>
              <w:t>2</w:t>
            </w:r>
            <w:r w:rsidR="00FD2861" w:rsidRPr="00D765A1">
              <w:rPr>
                <w:rFonts w:asciiTheme="majorHAnsi" w:hAnsiTheme="majorHAnsi" w:cstheme="majorHAnsi"/>
              </w:rPr>
              <w:t>. Last Updated 13 February 2026.</w:t>
            </w:r>
          </w:p>
          <w:p w14:paraId="47011E82" w14:textId="55D6BE03" w:rsidR="00851FEE" w:rsidRPr="00D765A1" w:rsidRDefault="00C7170A" w:rsidP="00553FF3">
            <w:pPr>
              <w:pStyle w:val="ListParagraph"/>
              <w:numPr>
                <w:ilvl w:val="0"/>
                <w:numId w:val="36"/>
              </w:numPr>
              <w:rPr>
                <w:rFonts w:asciiTheme="majorHAnsi" w:hAnsiTheme="majorHAnsi" w:cstheme="majorHAnsi"/>
              </w:rPr>
            </w:pPr>
            <w:r w:rsidRPr="00D765A1">
              <w:rPr>
                <w:rFonts w:asciiTheme="majorHAnsi" w:hAnsiTheme="majorHAnsi" w:cstheme="majorHAnsi"/>
              </w:rPr>
              <w:t>03. Form B_v</w:t>
            </w:r>
            <w:r w:rsidR="003F35FB">
              <w:rPr>
                <w:rFonts w:asciiTheme="majorHAnsi" w:hAnsiTheme="majorHAnsi" w:cstheme="majorHAnsi"/>
              </w:rPr>
              <w:t>2</w:t>
            </w:r>
            <w:r w:rsidRPr="00D765A1">
              <w:rPr>
                <w:rFonts w:asciiTheme="majorHAnsi" w:hAnsiTheme="majorHAnsi" w:cstheme="majorHAnsi"/>
              </w:rPr>
              <w:t>.</w:t>
            </w:r>
            <w:r w:rsidR="00FD2861" w:rsidRPr="00D765A1">
              <w:rPr>
                <w:rFonts w:asciiTheme="majorHAnsi" w:hAnsiTheme="majorHAnsi" w:cstheme="majorHAnsi"/>
              </w:rPr>
              <w:t xml:space="preserve"> Last Updated </w:t>
            </w:r>
            <w:ins w:id="31" w:author="Alexander Gordon (Student)" w:date="2026-03-04T14:37:00Z" w16du:dateUtc="2026-03-04T14:37:00Z">
              <w:r w:rsidR="002E2BF6">
                <w:rPr>
                  <w:rFonts w:asciiTheme="majorHAnsi" w:hAnsiTheme="majorHAnsi" w:cstheme="majorHAnsi"/>
                </w:rPr>
                <w:t>4</w:t>
              </w:r>
            </w:ins>
            <w:del w:id="32" w:author="Alexander Gordon (Student)" w:date="2026-03-01T21:14:00Z" w16du:dateUtc="2026-03-01T21:14:00Z">
              <w:r w:rsidR="003F35FB" w:rsidDel="001B4603">
                <w:rPr>
                  <w:rFonts w:asciiTheme="majorHAnsi" w:hAnsiTheme="majorHAnsi" w:cstheme="majorHAnsi"/>
                </w:rPr>
                <w:delText>26</w:delText>
              </w:r>
            </w:del>
            <w:r w:rsidR="00FD2861" w:rsidRPr="00D765A1">
              <w:rPr>
                <w:rFonts w:asciiTheme="majorHAnsi" w:hAnsiTheme="majorHAnsi" w:cstheme="majorHAnsi"/>
              </w:rPr>
              <w:t xml:space="preserve"> </w:t>
            </w:r>
            <w:del w:id="33" w:author="Alexander Gordon (Student)" w:date="2026-03-01T21:14:00Z" w16du:dateUtc="2026-03-01T21:14:00Z">
              <w:r w:rsidR="00FD2861" w:rsidRPr="00D765A1" w:rsidDel="001B4603">
                <w:rPr>
                  <w:rFonts w:asciiTheme="majorHAnsi" w:hAnsiTheme="majorHAnsi" w:cstheme="majorHAnsi"/>
                </w:rPr>
                <w:delText xml:space="preserve">February </w:delText>
              </w:r>
            </w:del>
            <w:ins w:id="34" w:author="Alexander Gordon (Student)" w:date="2026-03-01T21:14:00Z" w16du:dateUtc="2026-03-01T21:14:00Z">
              <w:r w:rsidR="001B4603">
                <w:rPr>
                  <w:rFonts w:asciiTheme="majorHAnsi" w:hAnsiTheme="majorHAnsi" w:cstheme="majorHAnsi"/>
                </w:rPr>
                <w:t>March</w:t>
              </w:r>
              <w:r w:rsidR="001B4603" w:rsidRPr="00D765A1">
                <w:rPr>
                  <w:rFonts w:asciiTheme="majorHAnsi" w:hAnsiTheme="majorHAnsi" w:cstheme="majorHAnsi"/>
                </w:rPr>
                <w:t xml:space="preserve"> </w:t>
              </w:r>
            </w:ins>
            <w:r w:rsidR="00FD2861" w:rsidRPr="00D765A1">
              <w:rPr>
                <w:rFonts w:asciiTheme="majorHAnsi" w:hAnsiTheme="majorHAnsi" w:cstheme="majorHAnsi"/>
              </w:rPr>
              <w:t>2026</w:t>
            </w:r>
            <w:r w:rsidRPr="00D765A1">
              <w:rPr>
                <w:rFonts w:asciiTheme="majorHAnsi" w:hAnsiTheme="majorHAnsi" w:cstheme="majorHAnsi"/>
              </w:rPr>
              <w:t>. [THIS DOCUMENT]</w:t>
            </w:r>
          </w:p>
          <w:p w14:paraId="1F07C378" w14:textId="420E811E" w:rsidR="00FD2861" w:rsidRPr="00D765A1" w:rsidRDefault="002B26D5" w:rsidP="00553FF3">
            <w:pPr>
              <w:pStyle w:val="ListParagraph"/>
              <w:numPr>
                <w:ilvl w:val="0"/>
                <w:numId w:val="36"/>
              </w:numPr>
              <w:rPr>
                <w:rFonts w:asciiTheme="majorHAnsi" w:hAnsiTheme="majorHAnsi" w:cstheme="majorHAnsi"/>
              </w:rPr>
            </w:pPr>
            <w:r w:rsidRPr="00D765A1">
              <w:rPr>
                <w:rFonts w:asciiTheme="majorHAnsi" w:hAnsiTheme="majorHAnsi" w:cstheme="majorHAnsi"/>
              </w:rPr>
              <w:t>0</w:t>
            </w:r>
            <w:r w:rsidR="00B20252" w:rsidRPr="00D765A1">
              <w:rPr>
                <w:rFonts w:asciiTheme="majorHAnsi" w:hAnsiTheme="majorHAnsi" w:cstheme="majorHAnsi"/>
              </w:rPr>
              <w:t>4</w:t>
            </w:r>
            <w:r w:rsidRPr="00D765A1">
              <w:rPr>
                <w:rFonts w:asciiTheme="majorHAnsi" w:hAnsiTheme="majorHAnsi" w:cstheme="majorHAnsi"/>
              </w:rPr>
              <w:t>. Risk Assessment Checklist for Participant Involvement_v</w:t>
            </w:r>
            <w:r w:rsidR="00520D07">
              <w:rPr>
                <w:rFonts w:asciiTheme="majorHAnsi" w:hAnsiTheme="majorHAnsi" w:cstheme="majorHAnsi"/>
              </w:rPr>
              <w:t>2</w:t>
            </w:r>
            <w:r w:rsidR="00FD2861" w:rsidRPr="00D765A1">
              <w:rPr>
                <w:rFonts w:asciiTheme="majorHAnsi" w:hAnsiTheme="majorHAnsi" w:cstheme="majorHAnsi"/>
              </w:rPr>
              <w:t>. Last Updated 13 February 2026</w:t>
            </w:r>
          </w:p>
          <w:p w14:paraId="0C843944" w14:textId="27CD21C8" w:rsidR="005401D8" w:rsidRPr="00D765A1" w:rsidRDefault="00DD586F" w:rsidP="00553FF3">
            <w:pPr>
              <w:pStyle w:val="ListParagraph"/>
              <w:numPr>
                <w:ilvl w:val="0"/>
                <w:numId w:val="36"/>
              </w:numPr>
              <w:rPr>
                <w:rFonts w:asciiTheme="majorHAnsi" w:hAnsiTheme="majorHAnsi" w:cstheme="majorHAnsi"/>
              </w:rPr>
            </w:pPr>
            <w:r w:rsidRPr="00D765A1">
              <w:rPr>
                <w:rFonts w:asciiTheme="majorHAnsi" w:hAnsiTheme="majorHAnsi" w:cstheme="majorHAnsi"/>
              </w:rPr>
              <w:t>0</w:t>
            </w:r>
            <w:r w:rsidR="003B6D2E" w:rsidRPr="00D765A1">
              <w:rPr>
                <w:rFonts w:asciiTheme="majorHAnsi" w:hAnsiTheme="majorHAnsi" w:cstheme="majorHAnsi"/>
              </w:rPr>
              <w:t>5</w:t>
            </w:r>
            <w:r w:rsidRPr="00D765A1">
              <w:rPr>
                <w:rFonts w:asciiTheme="majorHAnsi" w:hAnsiTheme="majorHAnsi" w:cstheme="majorHAnsi"/>
              </w:rPr>
              <w:t>. Participant Information Sheet_v</w:t>
            </w:r>
            <w:r w:rsidR="003F35FB">
              <w:rPr>
                <w:rFonts w:asciiTheme="majorHAnsi" w:hAnsiTheme="majorHAnsi" w:cstheme="majorHAnsi"/>
              </w:rPr>
              <w:t>2</w:t>
            </w:r>
            <w:r w:rsidR="00FD2861" w:rsidRPr="00D765A1">
              <w:rPr>
                <w:rFonts w:asciiTheme="majorHAnsi" w:hAnsiTheme="majorHAnsi" w:cstheme="majorHAnsi"/>
              </w:rPr>
              <w:t xml:space="preserve">. Last Updated </w:t>
            </w:r>
            <w:del w:id="35" w:author="Alexander Gordon (Student)" w:date="2026-03-01T21:15:00Z" w16du:dateUtc="2026-03-01T21:15:00Z">
              <w:r w:rsidR="003F35FB" w:rsidDel="001B4603">
                <w:rPr>
                  <w:rFonts w:asciiTheme="majorHAnsi" w:hAnsiTheme="majorHAnsi" w:cstheme="majorHAnsi"/>
                </w:rPr>
                <w:delText>26</w:delText>
              </w:r>
              <w:r w:rsidR="00FD2861" w:rsidRPr="00D765A1" w:rsidDel="001B4603">
                <w:rPr>
                  <w:rFonts w:asciiTheme="majorHAnsi" w:hAnsiTheme="majorHAnsi" w:cstheme="majorHAnsi"/>
                </w:rPr>
                <w:delText xml:space="preserve"> </w:delText>
              </w:r>
            </w:del>
            <w:ins w:id="36" w:author="Alexander Gordon (Student)" w:date="2026-03-01T21:15:00Z" w16du:dateUtc="2026-03-01T21:15:00Z">
              <w:r w:rsidR="001B4603">
                <w:rPr>
                  <w:rFonts w:asciiTheme="majorHAnsi" w:hAnsiTheme="majorHAnsi" w:cstheme="majorHAnsi"/>
                </w:rPr>
                <w:t>1</w:t>
              </w:r>
              <w:r w:rsidR="001B4603" w:rsidRPr="00D765A1">
                <w:rPr>
                  <w:rFonts w:asciiTheme="majorHAnsi" w:hAnsiTheme="majorHAnsi" w:cstheme="majorHAnsi"/>
                </w:rPr>
                <w:t xml:space="preserve"> </w:t>
              </w:r>
            </w:ins>
            <w:del w:id="37" w:author="Alexander Gordon (Student)" w:date="2026-03-01T21:15:00Z" w16du:dateUtc="2026-03-01T21:15:00Z">
              <w:r w:rsidR="00FD2861" w:rsidRPr="00D765A1" w:rsidDel="001B4603">
                <w:rPr>
                  <w:rFonts w:asciiTheme="majorHAnsi" w:hAnsiTheme="majorHAnsi" w:cstheme="majorHAnsi"/>
                </w:rPr>
                <w:delText xml:space="preserve">February </w:delText>
              </w:r>
            </w:del>
            <w:ins w:id="38" w:author="Alexander Gordon (Student)" w:date="2026-03-01T21:15:00Z" w16du:dateUtc="2026-03-01T21:15:00Z">
              <w:r w:rsidR="001B4603">
                <w:rPr>
                  <w:rFonts w:asciiTheme="majorHAnsi" w:hAnsiTheme="majorHAnsi" w:cstheme="majorHAnsi"/>
                </w:rPr>
                <w:t>March</w:t>
              </w:r>
              <w:r w:rsidR="001B4603" w:rsidRPr="00D765A1">
                <w:rPr>
                  <w:rFonts w:asciiTheme="majorHAnsi" w:hAnsiTheme="majorHAnsi" w:cstheme="majorHAnsi"/>
                </w:rPr>
                <w:t xml:space="preserve"> </w:t>
              </w:r>
            </w:ins>
            <w:r w:rsidR="00FD2861" w:rsidRPr="00D765A1">
              <w:rPr>
                <w:rFonts w:asciiTheme="majorHAnsi" w:hAnsiTheme="majorHAnsi" w:cstheme="majorHAnsi"/>
              </w:rPr>
              <w:t>2026</w:t>
            </w:r>
            <w:r w:rsidR="005401D8" w:rsidRPr="00D765A1">
              <w:rPr>
                <w:rFonts w:asciiTheme="majorHAnsi" w:hAnsiTheme="majorHAnsi" w:cstheme="majorHAnsi"/>
              </w:rPr>
              <w:t>.</w:t>
            </w:r>
          </w:p>
          <w:p w14:paraId="34AEB1BE" w14:textId="0F91D6F1" w:rsidR="00994317" w:rsidRPr="00D765A1" w:rsidRDefault="004A7C9F" w:rsidP="00553FF3">
            <w:pPr>
              <w:pStyle w:val="ListParagraph"/>
              <w:numPr>
                <w:ilvl w:val="0"/>
                <w:numId w:val="36"/>
              </w:numPr>
              <w:rPr>
                <w:rFonts w:asciiTheme="majorHAnsi" w:hAnsiTheme="majorHAnsi" w:cstheme="majorHAnsi"/>
              </w:rPr>
            </w:pPr>
            <w:r w:rsidRPr="00D765A1">
              <w:rPr>
                <w:rFonts w:asciiTheme="majorHAnsi" w:hAnsiTheme="majorHAnsi" w:cstheme="majorHAnsi"/>
              </w:rPr>
              <w:t>0</w:t>
            </w:r>
            <w:r w:rsidR="003B6D2E" w:rsidRPr="00D765A1">
              <w:rPr>
                <w:rFonts w:asciiTheme="majorHAnsi" w:hAnsiTheme="majorHAnsi" w:cstheme="majorHAnsi"/>
              </w:rPr>
              <w:t>6</w:t>
            </w:r>
            <w:r w:rsidRPr="00D765A1">
              <w:rPr>
                <w:rFonts w:asciiTheme="majorHAnsi" w:hAnsiTheme="majorHAnsi" w:cstheme="majorHAnsi"/>
              </w:rPr>
              <w:t>. Informed Consent Form_v</w:t>
            </w:r>
            <w:r w:rsidR="003F35FB">
              <w:rPr>
                <w:rFonts w:asciiTheme="majorHAnsi" w:hAnsiTheme="majorHAnsi" w:cstheme="majorHAnsi"/>
              </w:rPr>
              <w:t>2</w:t>
            </w:r>
            <w:r w:rsidR="00FD2861" w:rsidRPr="00D765A1">
              <w:rPr>
                <w:rFonts w:asciiTheme="majorHAnsi" w:hAnsiTheme="majorHAnsi" w:cstheme="majorHAnsi"/>
              </w:rPr>
              <w:t xml:space="preserve">. Last Updated </w:t>
            </w:r>
            <w:ins w:id="39" w:author="Alexander Gordon (Student)" w:date="2026-03-01T21:15:00Z" w16du:dateUtc="2026-03-01T21:15:00Z">
              <w:r w:rsidR="001B4603">
                <w:rPr>
                  <w:rFonts w:asciiTheme="majorHAnsi" w:hAnsiTheme="majorHAnsi" w:cstheme="majorHAnsi"/>
                </w:rPr>
                <w:t>1</w:t>
              </w:r>
            </w:ins>
            <w:del w:id="40" w:author="Alexander Gordon (Student)" w:date="2026-03-01T21:15:00Z" w16du:dateUtc="2026-03-01T21:15:00Z">
              <w:r w:rsidR="003F35FB" w:rsidDel="001B4603">
                <w:rPr>
                  <w:rFonts w:asciiTheme="majorHAnsi" w:hAnsiTheme="majorHAnsi" w:cstheme="majorHAnsi"/>
                </w:rPr>
                <w:delText>2</w:delText>
              </w:r>
            </w:del>
            <w:del w:id="41" w:author="Alexander Gordon (Student)" w:date="2026-03-01T21:14:00Z" w16du:dateUtc="2026-03-01T21:14:00Z">
              <w:r w:rsidR="003F35FB" w:rsidDel="001B4603">
                <w:rPr>
                  <w:rFonts w:asciiTheme="majorHAnsi" w:hAnsiTheme="majorHAnsi" w:cstheme="majorHAnsi"/>
                </w:rPr>
                <w:delText>6</w:delText>
              </w:r>
            </w:del>
            <w:r w:rsidR="00FD2861" w:rsidRPr="00D765A1">
              <w:rPr>
                <w:rFonts w:asciiTheme="majorHAnsi" w:hAnsiTheme="majorHAnsi" w:cstheme="majorHAnsi"/>
              </w:rPr>
              <w:t xml:space="preserve"> </w:t>
            </w:r>
            <w:del w:id="42" w:author="Alexander Gordon (Student)" w:date="2026-03-01T21:14:00Z" w16du:dateUtc="2026-03-01T21:14:00Z">
              <w:r w:rsidR="00FD2861" w:rsidRPr="00D765A1" w:rsidDel="001B4603">
                <w:rPr>
                  <w:rFonts w:asciiTheme="majorHAnsi" w:hAnsiTheme="majorHAnsi" w:cstheme="majorHAnsi"/>
                </w:rPr>
                <w:delText xml:space="preserve">February </w:delText>
              </w:r>
            </w:del>
            <w:ins w:id="43" w:author="Alexander Gordon (Student)" w:date="2026-03-01T21:14:00Z" w16du:dateUtc="2026-03-01T21:14:00Z">
              <w:r w:rsidR="001B4603">
                <w:rPr>
                  <w:rFonts w:asciiTheme="majorHAnsi" w:hAnsiTheme="majorHAnsi" w:cstheme="majorHAnsi"/>
                </w:rPr>
                <w:t>March</w:t>
              </w:r>
              <w:r w:rsidR="001B4603" w:rsidRPr="00D765A1">
                <w:rPr>
                  <w:rFonts w:asciiTheme="majorHAnsi" w:hAnsiTheme="majorHAnsi" w:cstheme="majorHAnsi"/>
                </w:rPr>
                <w:t xml:space="preserve"> </w:t>
              </w:r>
            </w:ins>
            <w:r w:rsidR="00FD2861" w:rsidRPr="00D765A1">
              <w:rPr>
                <w:rFonts w:asciiTheme="majorHAnsi" w:hAnsiTheme="majorHAnsi" w:cstheme="majorHAnsi"/>
              </w:rPr>
              <w:t>2026</w:t>
            </w:r>
            <w:r w:rsidR="005401D8" w:rsidRPr="00D765A1">
              <w:rPr>
                <w:rFonts w:asciiTheme="majorHAnsi" w:hAnsiTheme="majorHAnsi" w:cstheme="majorHAnsi"/>
              </w:rPr>
              <w:t>.</w:t>
            </w:r>
          </w:p>
          <w:p w14:paraId="0C526F5A" w14:textId="77777777" w:rsidR="00553FF3" w:rsidRPr="00D765A1" w:rsidRDefault="00553FF3" w:rsidP="00553FF3">
            <w:pPr>
              <w:pStyle w:val="ListParagraph"/>
              <w:numPr>
                <w:ilvl w:val="0"/>
                <w:numId w:val="36"/>
              </w:numPr>
              <w:rPr>
                <w:rFonts w:asciiTheme="majorHAnsi" w:hAnsiTheme="majorHAnsi" w:cstheme="majorHAnsi"/>
              </w:rPr>
            </w:pPr>
            <w:r w:rsidRPr="00D765A1">
              <w:rPr>
                <w:rFonts w:asciiTheme="majorHAnsi" w:hAnsiTheme="majorHAnsi" w:cstheme="majorHAnsi"/>
              </w:rPr>
              <w:t xml:space="preserve">07. Email to Participants. Last Updated 13 February 2026. </w:t>
            </w:r>
          </w:p>
          <w:p w14:paraId="6D60AAA5" w14:textId="77777777" w:rsidR="00FD2861" w:rsidRPr="00D765A1" w:rsidRDefault="00FD2861" w:rsidP="00553FF3">
            <w:pPr>
              <w:pStyle w:val="ListParagraph"/>
              <w:numPr>
                <w:ilvl w:val="0"/>
                <w:numId w:val="36"/>
              </w:numPr>
              <w:rPr>
                <w:rFonts w:asciiTheme="majorHAnsi" w:hAnsiTheme="majorHAnsi" w:cstheme="majorHAnsi"/>
              </w:rPr>
            </w:pPr>
            <w:r w:rsidRPr="00D765A1">
              <w:rPr>
                <w:rFonts w:asciiTheme="majorHAnsi" w:hAnsiTheme="majorHAnsi" w:cstheme="majorHAnsi"/>
              </w:rPr>
              <w:t>08. Storyboard Images. Last Updated 13 February 2026.</w:t>
            </w:r>
          </w:p>
          <w:p w14:paraId="54A5B202" w14:textId="64F8FFFA" w:rsidR="008C1E31" w:rsidRPr="00D765A1" w:rsidRDefault="008C1E31" w:rsidP="00553FF3">
            <w:pPr>
              <w:pStyle w:val="ListParagraph"/>
              <w:numPr>
                <w:ilvl w:val="0"/>
                <w:numId w:val="36"/>
              </w:numPr>
              <w:rPr>
                <w:rFonts w:asciiTheme="majorHAnsi" w:hAnsiTheme="majorHAnsi" w:cstheme="majorHAnsi"/>
              </w:rPr>
            </w:pPr>
            <w:r w:rsidRPr="00D765A1">
              <w:rPr>
                <w:rFonts w:asciiTheme="majorHAnsi" w:hAnsiTheme="majorHAnsi" w:cstheme="majorHAnsi"/>
              </w:rPr>
              <w:t>09. Tasks and Questionnaire v</w:t>
            </w:r>
            <w:r w:rsidR="00520D07">
              <w:rPr>
                <w:rFonts w:asciiTheme="majorHAnsi" w:hAnsiTheme="majorHAnsi" w:cstheme="majorHAnsi"/>
              </w:rPr>
              <w:t>2</w:t>
            </w:r>
            <w:r w:rsidRPr="00D765A1">
              <w:rPr>
                <w:rFonts w:asciiTheme="majorHAnsi" w:hAnsiTheme="majorHAnsi" w:cstheme="majorHAnsi"/>
              </w:rPr>
              <w:t>. Last Updated 1</w:t>
            </w:r>
            <w:r w:rsidR="00C17385" w:rsidRPr="00D765A1">
              <w:rPr>
                <w:rFonts w:asciiTheme="majorHAnsi" w:hAnsiTheme="majorHAnsi" w:cstheme="majorHAnsi"/>
              </w:rPr>
              <w:t>5</w:t>
            </w:r>
            <w:r w:rsidRPr="00D765A1">
              <w:rPr>
                <w:rFonts w:asciiTheme="majorHAnsi" w:hAnsiTheme="majorHAnsi" w:cstheme="majorHAnsi"/>
              </w:rPr>
              <w:t xml:space="preserve"> </w:t>
            </w:r>
            <w:r w:rsidR="00001138" w:rsidRPr="00D765A1">
              <w:rPr>
                <w:rFonts w:asciiTheme="majorHAnsi" w:hAnsiTheme="majorHAnsi" w:cstheme="majorHAnsi"/>
              </w:rPr>
              <w:t>February</w:t>
            </w:r>
            <w:r w:rsidRPr="00D765A1">
              <w:rPr>
                <w:rFonts w:asciiTheme="majorHAnsi" w:hAnsiTheme="majorHAnsi" w:cstheme="majorHAnsi"/>
              </w:rPr>
              <w:t xml:space="preserve"> </w:t>
            </w:r>
            <w:r w:rsidR="00001138" w:rsidRPr="00D765A1">
              <w:rPr>
                <w:rFonts w:asciiTheme="majorHAnsi" w:hAnsiTheme="majorHAnsi" w:cstheme="majorHAnsi"/>
              </w:rPr>
              <w:t>2026.</w:t>
            </w:r>
          </w:p>
        </w:tc>
      </w:tr>
      <w:bookmarkEnd w:id="30"/>
    </w:tbl>
    <w:p w14:paraId="27A5E456" w14:textId="0F1109FD" w:rsidR="007753C3" w:rsidRPr="00D765A1" w:rsidRDefault="007753C3" w:rsidP="007753C3">
      <w:pPr>
        <w:rPr>
          <w:rFonts w:asciiTheme="majorHAnsi" w:hAnsiTheme="majorHAnsi" w:cstheme="majorHAnsi"/>
          <w:b/>
          <w:sz w:val="28"/>
          <w:szCs w:val="28"/>
        </w:rPr>
      </w:pPr>
    </w:p>
    <w:p w14:paraId="255FBCF9" w14:textId="1E328FCB" w:rsidR="007753C3" w:rsidRPr="00D765A1" w:rsidRDefault="007753C3" w:rsidP="00994317">
      <w:pPr>
        <w:rPr>
          <w:rFonts w:asciiTheme="majorHAnsi" w:hAnsiTheme="majorHAnsi" w:cstheme="majorHAnsi"/>
          <w:b/>
          <w:sz w:val="28"/>
          <w:szCs w:val="28"/>
        </w:rPr>
      </w:pPr>
      <w:r w:rsidRPr="00D765A1">
        <w:rPr>
          <w:rFonts w:asciiTheme="majorHAnsi" w:hAnsiTheme="majorHAnsi" w:cstheme="majorHAnsi"/>
          <w:b/>
          <w:sz w:val="28"/>
          <w:szCs w:val="28"/>
        </w:rPr>
        <w:t>11. Declaration</w:t>
      </w:r>
    </w:p>
    <w:p w14:paraId="7213DB90" w14:textId="6ABCDAC3" w:rsidR="00AB7558" w:rsidRPr="00D765A1" w:rsidRDefault="00AB7558" w:rsidP="007753C3">
      <w:pPr>
        <w:spacing w:after="0" w:line="240" w:lineRule="auto"/>
        <w:rPr>
          <w:rFonts w:asciiTheme="majorHAnsi" w:hAnsiTheme="majorHAnsi" w:cstheme="majorHAnsi"/>
        </w:rPr>
      </w:pPr>
      <w:r w:rsidRPr="00D765A1">
        <w:rPr>
          <w:rFonts w:asciiTheme="majorHAnsi" w:hAnsiTheme="majorHAnsi" w:cstheme="majorHAnsi"/>
        </w:rPr>
        <w:t>By signing below I declare that I have read the U</w:t>
      </w:r>
      <w:r w:rsidR="0085286E" w:rsidRPr="00D765A1">
        <w:rPr>
          <w:rFonts w:asciiTheme="majorHAnsi" w:hAnsiTheme="majorHAnsi" w:cstheme="majorHAnsi"/>
        </w:rPr>
        <w:t xml:space="preserve">niversity </w:t>
      </w:r>
      <w:hyperlink r:id="rId24" w:history="1">
        <w:r w:rsidR="00CB5ADD" w:rsidRPr="00D765A1">
          <w:rPr>
            <w:rStyle w:val="Hyperlink"/>
            <w:rFonts w:asciiTheme="majorHAnsi" w:hAnsiTheme="majorHAnsi" w:cstheme="majorHAnsi"/>
            <w:color w:val="auto"/>
          </w:rPr>
          <w:t>Policy for non-clinical research involving human participants</w:t>
        </w:r>
      </w:hyperlink>
      <w:r w:rsidRPr="00D765A1">
        <w:rPr>
          <w:rFonts w:asciiTheme="majorHAnsi" w:hAnsiTheme="majorHAnsi" w:cstheme="majorHAnsi"/>
        </w:rPr>
        <w:t xml:space="preserve"> and that my research abides by these guidelines. </w:t>
      </w:r>
      <w:r w:rsidR="009D0D8F" w:rsidRPr="00D765A1">
        <w:rPr>
          <w:rFonts w:asciiTheme="majorHAnsi" w:hAnsiTheme="majorHAnsi" w:cstheme="majorHAnsi"/>
        </w:rPr>
        <w:t xml:space="preserve">I understand that this application and associated documents will be </w:t>
      </w:r>
      <w:r w:rsidR="00AE2FB3" w:rsidRPr="00D765A1">
        <w:rPr>
          <w:rFonts w:asciiTheme="majorHAnsi" w:hAnsiTheme="majorHAnsi" w:cstheme="majorHAnsi"/>
        </w:rPr>
        <w:t>retained by the University.</w:t>
      </w:r>
    </w:p>
    <w:p w14:paraId="23276772" w14:textId="77777777" w:rsidR="007872B4" w:rsidRPr="00D765A1" w:rsidRDefault="007872B4" w:rsidP="007753C3">
      <w:pPr>
        <w:spacing w:after="0" w:line="240" w:lineRule="auto"/>
        <w:rPr>
          <w:rFonts w:asciiTheme="majorHAnsi" w:hAnsiTheme="majorHAnsi" w:cstheme="majorHAnsi"/>
        </w:rPr>
      </w:pPr>
    </w:p>
    <w:p w14:paraId="5D3B8A8B"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b/>
          <w:bCs/>
        </w:rPr>
        <w:t>12. Consent for use of application for internal training purposes (optional)</w:t>
      </w:r>
    </w:p>
    <w:tbl>
      <w:tblPr>
        <w:tblStyle w:val="TableGrid"/>
        <w:tblW w:w="0" w:type="auto"/>
        <w:tblLook w:val="04A0" w:firstRow="1" w:lastRow="0" w:firstColumn="1" w:lastColumn="0" w:noHBand="0" w:noVBand="1"/>
      </w:tblPr>
      <w:tblGrid>
        <w:gridCol w:w="7980"/>
        <w:gridCol w:w="532"/>
        <w:gridCol w:w="504"/>
      </w:tblGrid>
      <w:tr w:rsidR="00D765A1" w:rsidRPr="00D765A1" w14:paraId="30DE44CC" w14:textId="77777777" w:rsidTr="00F3408B">
        <w:tc>
          <w:tcPr>
            <w:tcW w:w="0" w:type="auto"/>
          </w:tcPr>
          <w:p w14:paraId="1218D4DF" w14:textId="77777777" w:rsidR="007872B4" w:rsidRPr="00D765A1" w:rsidRDefault="007872B4" w:rsidP="00F3408B">
            <w:pPr>
              <w:rPr>
                <w:rFonts w:asciiTheme="majorHAnsi" w:hAnsiTheme="majorHAnsi" w:cstheme="majorHAnsi"/>
              </w:rPr>
            </w:pPr>
          </w:p>
        </w:tc>
        <w:tc>
          <w:tcPr>
            <w:tcW w:w="0" w:type="auto"/>
          </w:tcPr>
          <w:p w14:paraId="5DAB1DD7" w14:textId="77777777" w:rsidR="007872B4" w:rsidRPr="00D765A1" w:rsidRDefault="007872B4" w:rsidP="00F3408B">
            <w:pPr>
              <w:rPr>
                <w:rFonts w:asciiTheme="majorHAnsi" w:hAnsiTheme="majorHAnsi" w:cstheme="majorHAnsi"/>
              </w:rPr>
            </w:pPr>
            <w:r w:rsidRPr="00D765A1">
              <w:rPr>
                <w:rFonts w:asciiTheme="majorHAnsi" w:hAnsiTheme="majorHAnsi" w:cstheme="majorHAnsi"/>
              </w:rPr>
              <w:t>YES</w:t>
            </w:r>
          </w:p>
        </w:tc>
        <w:tc>
          <w:tcPr>
            <w:tcW w:w="0" w:type="auto"/>
          </w:tcPr>
          <w:p w14:paraId="08A4AF1B" w14:textId="77777777" w:rsidR="007872B4" w:rsidRPr="00D765A1" w:rsidRDefault="007872B4" w:rsidP="00F3408B">
            <w:pPr>
              <w:rPr>
                <w:rFonts w:asciiTheme="majorHAnsi" w:hAnsiTheme="majorHAnsi" w:cstheme="majorHAnsi"/>
              </w:rPr>
            </w:pPr>
            <w:r w:rsidRPr="00D765A1">
              <w:rPr>
                <w:rFonts w:asciiTheme="majorHAnsi" w:hAnsiTheme="majorHAnsi" w:cstheme="majorHAnsi"/>
              </w:rPr>
              <w:t xml:space="preserve">NO </w:t>
            </w:r>
          </w:p>
        </w:tc>
      </w:tr>
      <w:tr w:rsidR="00D765A1" w:rsidRPr="00D765A1" w14:paraId="15796CE1" w14:textId="77777777" w:rsidTr="008B2D4B">
        <w:tc>
          <w:tcPr>
            <w:tcW w:w="0" w:type="auto"/>
          </w:tcPr>
          <w:p w14:paraId="5A022378" w14:textId="3A7DE383" w:rsidR="007872B4" w:rsidRPr="00D765A1" w:rsidRDefault="007872B4" w:rsidP="007872B4">
            <w:pPr>
              <w:rPr>
                <w:rFonts w:asciiTheme="majorHAnsi" w:hAnsiTheme="majorHAnsi" w:cstheme="majorHAnsi"/>
              </w:rPr>
            </w:pPr>
            <w:r w:rsidRPr="00D765A1">
              <w:rPr>
                <w:rFonts w:asciiTheme="majorHAnsi" w:hAnsiTheme="majorHAnsi" w:cstheme="majorHAnsi"/>
              </w:rPr>
              <w:t>12a. I consent to an anonymised version of my research ethics application being used by the University for internal training purposes to support ethics reviewers and applicants exclusively within the University.</w:t>
            </w:r>
          </w:p>
        </w:tc>
        <w:tc>
          <w:tcPr>
            <w:tcW w:w="0" w:type="auto"/>
            <w:vAlign w:val="center"/>
          </w:tcPr>
          <w:p w14:paraId="1F1798E0" w14:textId="4BF40D73" w:rsidR="007872B4" w:rsidRPr="00D765A1" w:rsidRDefault="00FB7A55"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67507A87" w14:textId="77777777" w:rsidR="007872B4" w:rsidRPr="00D765A1" w:rsidRDefault="007872B4" w:rsidP="008B2D4B">
            <w:pPr>
              <w:jc w:val="center"/>
              <w:rPr>
                <w:rFonts w:asciiTheme="majorHAnsi" w:hAnsiTheme="majorHAnsi" w:cstheme="majorHAnsi"/>
              </w:rPr>
            </w:pPr>
          </w:p>
        </w:tc>
      </w:tr>
      <w:tr w:rsidR="007872B4" w:rsidRPr="00D765A1" w14:paraId="105C68AD" w14:textId="77777777" w:rsidTr="008B2D4B">
        <w:tc>
          <w:tcPr>
            <w:tcW w:w="0" w:type="auto"/>
          </w:tcPr>
          <w:p w14:paraId="6E52B36D" w14:textId="49FD9BD8" w:rsidR="007872B4" w:rsidRPr="00D765A1" w:rsidRDefault="007872B4" w:rsidP="007872B4">
            <w:pPr>
              <w:rPr>
                <w:rFonts w:asciiTheme="majorHAnsi" w:hAnsiTheme="majorHAnsi" w:cstheme="majorHAnsi"/>
              </w:rPr>
            </w:pPr>
            <w:r w:rsidRPr="00D765A1">
              <w:rPr>
                <w:rFonts w:asciiTheme="majorHAnsi" w:hAnsiTheme="majorHAnsi" w:cstheme="majorHAnsi"/>
              </w:rPr>
              <w:t>12b. I understand that personal data contained within sections 1-10 (which may include identifying information) will be redacted but I acknowledge that complete anonymity cannot be guaranteed.</w:t>
            </w:r>
          </w:p>
        </w:tc>
        <w:tc>
          <w:tcPr>
            <w:tcW w:w="0" w:type="auto"/>
            <w:vAlign w:val="center"/>
          </w:tcPr>
          <w:p w14:paraId="75BA4592" w14:textId="53D43473" w:rsidR="007872B4" w:rsidRPr="00D765A1" w:rsidRDefault="0093713C"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060BDE50" w14:textId="77777777" w:rsidR="007872B4" w:rsidRPr="00D765A1" w:rsidRDefault="007872B4" w:rsidP="008B2D4B">
            <w:pPr>
              <w:jc w:val="center"/>
              <w:rPr>
                <w:rFonts w:asciiTheme="majorHAnsi" w:hAnsiTheme="majorHAnsi" w:cstheme="majorHAnsi"/>
              </w:rPr>
            </w:pPr>
          </w:p>
        </w:tc>
      </w:tr>
    </w:tbl>
    <w:p w14:paraId="1C3A5E62" w14:textId="77777777" w:rsidR="007872B4" w:rsidRPr="00D765A1" w:rsidRDefault="007872B4" w:rsidP="007872B4">
      <w:pPr>
        <w:spacing w:after="0" w:line="240" w:lineRule="auto"/>
        <w:rPr>
          <w:rFonts w:asciiTheme="majorHAnsi" w:hAnsiTheme="majorHAnsi" w:cstheme="majorHAnsi"/>
        </w:rPr>
      </w:pPr>
    </w:p>
    <w:p w14:paraId="33C79740" w14:textId="77777777" w:rsidR="007872B4" w:rsidRPr="00D765A1" w:rsidRDefault="007872B4" w:rsidP="007872B4">
      <w:pPr>
        <w:spacing w:after="0" w:line="240" w:lineRule="auto"/>
        <w:rPr>
          <w:rFonts w:asciiTheme="majorHAnsi" w:hAnsiTheme="majorHAnsi" w:cstheme="majorHAnsi"/>
        </w:rPr>
      </w:pPr>
    </w:p>
    <w:p w14:paraId="477E2DE8"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rPr>
        <w:t>If you have any concerns about sharing the content of the application, for example based on the limitations of the anonymisation process or concerns about intellectual property, you may advise of any conditions such as additional redaction or embargo.</w:t>
      </w:r>
    </w:p>
    <w:p w14:paraId="578A45E1" w14:textId="77777777" w:rsidR="007872B4" w:rsidRPr="00D765A1" w:rsidRDefault="007872B4" w:rsidP="007872B4">
      <w:pPr>
        <w:spacing w:after="0" w:line="240" w:lineRule="auto"/>
        <w:rPr>
          <w:rFonts w:asciiTheme="majorHAnsi" w:hAnsiTheme="majorHAnsi" w:cstheme="majorHAnsi"/>
        </w:rPr>
      </w:pPr>
    </w:p>
    <w:tbl>
      <w:tblPr>
        <w:tblStyle w:val="TableGrid"/>
        <w:tblW w:w="0" w:type="auto"/>
        <w:tblLook w:val="04A0" w:firstRow="1" w:lastRow="0" w:firstColumn="1" w:lastColumn="0" w:noHBand="0" w:noVBand="1"/>
      </w:tblPr>
      <w:tblGrid>
        <w:gridCol w:w="9016"/>
      </w:tblGrid>
      <w:tr w:rsidR="007872B4" w:rsidRPr="00D765A1" w14:paraId="7ABB1C1E" w14:textId="77777777" w:rsidTr="00F3408B">
        <w:tc>
          <w:tcPr>
            <w:tcW w:w="9242" w:type="dxa"/>
          </w:tcPr>
          <w:p w14:paraId="60821DB9" w14:textId="38FE6734" w:rsidR="007872B4" w:rsidRPr="00D765A1" w:rsidRDefault="0093713C" w:rsidP="00F3408B">
            <w:pPr>
              <w:rPr>
                <w:rFonts w:asciiTheme="majorHAnsi" w:hAnsiTheme="majorHAnsi" w:cstheme="majorHAnsi"/>
              </w:rPr>
            </w:pPr>
            <w:r w:rsidRPr="00D765A1">
              <w:rPr>
                <w:rFonts w:asciiTheme="majorHAnsi" w:hAnsiTheme="majorHAnsi" w:cstheme="majorHAnsi"/>
              </w:rPr>
              <w:t>N/A</w:t>
            </w:r>
          </w:p>
        </w:tc>
      </w:tr>
    </w:tbl>
    <w:p w14:paraId="4AEB87D5" w14:textId="77777777" w:rsidR="007872B4" w:rsidRPr="00D765A1" w:rsidRDefault="007872B4" w:rsidP="007872B4">
      <w:pPr>
        <w:rPr>
          <w:rFonts w:asciiTheme="majorHAnsi" w:hAnsiTheme="majorHAnsi" w:cstheme="majorHAnsi"/>
        </w:rPr>
      </w:pPr>
    </w:p>
    <w:p w14:paraId="69B76AF3"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rPr>
        <w:t> </w:t>
      </w:r>
    </w:p>
    <w:p w14:paraId="3C8ECD4F"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rPr>
        <w:t>You may withdraw your consent at any time prior to your application being used in training. To withdraw, please contact UREC@dundee.ac.uk by email.</w:t>
      </w:r>
    </w:p>
    <w:p w14:paraId="6C57DE9D" w14:textId="77777777" w:rsidR="007872B4" w:rsidRPr="00D765A1" w:rsidRDefault="007872B4" w:rsidP="007753C3">
      <w:pPr>
        <w:spacing w:after="0" w:line="240" w:lineRule="auto"/>
        <w:rPr>
          <w:rFonts w:asciiTheme="majorHAnsi" w:hAnsiTheme="majorHAnsi" w:cstheme="majorHAnsi"/>
        </w:rPr>
      </w:pPr>
    </w:p>
    <w:p w14:paraId="6B1E6395" w14:textId="77777777" w:rsidR="00DB0892" w:rsidRPr="00D765A1" w:rsidRDefault="00DB0892">
      <w:pPr>
        <w:spacing w:after="0" w:line="240" w:lineRule="auto"/>
        <w:rPr>
          <w:rFonts w:asciiTheme="majorHAnsi" w:hAnsiTheme="majorHAnsi" w:cstheme="majorHAnsi"/>
          <w:b/>
        </w:rPr>
      </w:pPr>
      <w:r w:rsidRPr="00D765A1">
        <w:rPr>
          <w:rFonts w:asciiTheme="majorHAnsi" w:hAnsiTheme="majorHAnsi" w:cstheme="majorHAnsi"/>
          <w:b/>
        </w:rPr>
        <w:lastRenderedPageBreak/>
        <w:br w:type="page"/>
      </w:r>
    </w:p>
    <w:p w14:paraId="33A4421A" w14:textId="264D1A38" w:rsidR="00AB7558" w:rsidRPr="00D765A1" w:rsidRDefault="003B79DC" w:rsidP="00AB7558">
      <w:pPr>
        <w:rPr>
          <w:rFonts w:asciiTheme="majorHAnsi" w:hAnsiTheme="majorHAnsi" w:cstheme="majorHAnsi"/>
          <w:b/>
        </w:rPr>
      </w:pPr>
      <w:r w:rsidRPr="00D765A1">
        <w:rPr>
          <w:rFonts w:asciiTheme="majorHAnsi" w:hAnsiTheme="majorHAnsi" w:cstheme="majorHAnsi"/>
          <w:b/>
        </w:rPr>
        <w:lastRenderedPageBreak/>
        <w:t>Principal I</w:t>
      </w:r>
      <w:r w:rsidR="00AB7558" w:rsidRPr="00D765A1">
        <w:rPr>
          <w:rFonts w:asciiTheme="majorHAnsi" w:hAnsiTheme="majorHAnsi" w:cstheme="majorHAnsi"/>
          <w:b/>
        </w:rPr>
        <w:t xml:space="preserve">nvestigator or </w:t>
      </w:r>
      <w:r w:rsidR="00F77213" w:rsidRPr="00D765A1">
        <w:rPr>
          <w:rFonts w:asciiTheme="majorHAnsi" w:hAnsiTheme="majorHAnsi" w:cstheme="majorHAnsi"/>
          <w:b/>
        </w:rPr>
        <w:t>S</w:t>
      </w:r>
      <w:r w:rsidR="00AB7558" w:rsidRPr="00D765A1">
        <w:rPr>
          <w:rFonts w:asciiTheme="majorHAnsi" w:hAnsiTheme="majorHAnsi" w:cstheme="majorHAnsi"/>
          <w:b/>
        </w:rPr>
        <w:t>tudent</w:t>
      </w:r>
    </w:p>
    <w:p w14:paraId="3F88C13A" w14:textId="18E8867C" w:rsidR="00AB7558" w:rsidRPr="00D765A1" w:rsidRDefault="00AB7558" w:rsidP="00AB7558">
      <w:pPr>
        <w:rPr>
          <w:rFonts w:asciiTheme="majorHAnsi" w:hAnsiTheme="majorHAnsi" w:cstheme="majorHAnsi"/>
        </w:rPr>
      </w:pPr>
    </w:p>
    <w:p w14:paraId="7C69A97B" w14:textId="0083F01E" w:rsidR="00AB7558" w:rsidRPr="00D765A1" w:rsidRDefault="00AB7558" w:rsidP="00AB7558">
      <w:pPr>
        <w:rPr>
          <w:rFonts w:asciiTheme="majorHAnsi" w:hAnsiTheme="majorHAnsi" w:cstheme="majorHAnsi"/>
        </w:rPr>
      </w:pPr>
      <w:r w:rsidRPr="00D765A1">
        <w:rPr>
          <w:rFonts w:asciiTheme="majorHAnsi" w:hAnsiTheme="majorHAnsi" w:cstheme="majorHAnsi"/>
        </w:rPr>
        <w:t>Name</w:t>
      </w:r>
      <w:r w:rsidR="00D119FF" w:rsidRPr="00D765A1">
        <w:rPr>
          <w:rFonts w:asciiTheme="majorHAnsi" w:hAnsiTheme="majorHAnsi" w:cstheme="majorHAnsi"/>
        </w:rPr>
        <w:t>:</w:t>
      </w:r>
      <w:r w:rsidRPr="00D765A1">
        <w:rPr>
          <w:rFonts w:asciiTheme="majorHAnsi" w:hAnsiTheme="majorHAnsi" w:cstheme="majorHAnsi"/>
        </w:rPr>
        <w:tab/>
      </w:r>
      <w:r w:rsidR="00407421" w:rsidRPr="00D765A1">
        <w:rPr>
          <w:rFonts w:asciiTheme="majorHAnsi" w:hAnsiTheme="majorHAnsi" w:cstheme="majorHAnsi"/>
        </w:rPr>
        <w:t>Alexander Gordon</w:t>
      </w:r>
      <w:r w:rsidRPr="00D765A1">
        <w:rPr>
          <w:rFonts w:asciiTheme="majorHAnsi" w:hAnsiTheme="majorHAnsi" w:cstheme="majorHAnsi"/>
        </w:rPr>
        <w:tab/>
      </w:r>
      <w:r w:rsidRPr="00D765A1">
        <w:rPr>
          <w:rFonts w:asciiTheme="majorHAnsi" w:hAnsiTheme="majorHAnsi" w:cstheme="majorHAnsi"/>
        </w:rPr>
        <w:tab/>
      </w:r>
      <w:r w:rsidRPr="00D765A1">
        <w:rPr>
          <w:rFonts w:asciiTheme="majorHAnsi" w:hAnsiTheme="majorHAnsi" w:cstheme="majorHAnsi"/>
        </w:rPr>
        <w:tab/>
      </w:r>
      <w:r w:rsidRPr="00D765A1">
        <w:rPr>
          <w:rFonts w:asciiTheme="majorHAnsi" w:hAnsiTheme="majorHAnsi" w:cstheme="majorHAnsi"/>
        </w:rPr>
        <w:tab/>
        <w:t>Date</w:t>
      </w:r>
      <w:r w:rsidR="00D119FF" w:rsidRPr="00D765A1">
        <w:rPr>
          <w:rFonts w:asciiTheme="majorHAnsi" w:hAnsiTheme="majorHAnsi" w:cstheme="majorHAnsi"/>
        </w:rPr>
        <w:t>:</w:t>
      </w:r>
      <w:r w:rsidR="00407421" w:rsidRPr="00D765A1">
        <w:rPr>
          <w:rFonts w:asciiTheme="majorHAnsi" w:hAnsiTheme="majorHAnsi" w:cstheme="majorHAnsi"/>
        </w:rPr>
        <w:t xml:space="preserve"> </w:t>
      </w:r>
      <w:ins w:id="44" w:author="Alexander Gordon (Student)" w:date="2026-03-02T11:07:00Z" w16du:dateUtc="2026-03-02T11:07:00Z">
        <w:r w:rsidR="00281ED3">
          <w:rPr>
            <w:rFonts w:asciiTheme="majorHAnsi" w:hAnsiTheme="majorHAnsi" w:cstheme="majorHAnsi"/>
          </w:rPr>
          <w:t>2</w:t>
        </w:r>
      </w:ins>
      <w:del w:id="45" w:author="Alexander Gordon (Student)" w:date="2026-03-02T11:07:00Z" w16du:dateUtc="2026-03-02T11:07:00Z">
        <w:r w:rsidR="00407421" w:rsidRPr="00D765A1" w:rsidDel="00281ED3">
          <w:rPr>
            <w:rFonts w:asciiTheme="majorHAnsi" w:hAnsiTheme="majorHAnsi" w:cstheme="majorHAnsi"/>
          </w:rPr>
          <w:delText>1</w:delText>
        </w:r>
        <w:r w:rsidR="00C81A08" w:rsidRPr="00D765A1" w:rsidDel="00281ED3">
          <w:rPr>
            <w:rFonts w:asciiTheme="majorHAnsi" w:hAnsiTheme="majorHAnsi" w:cstheme="majorHAnsi"/>
          </w:rPr>
          <w:delText>5</w:delText>
        </w:r>
      </w:del>
      <w:r w:rsidR="00407421" w:rsidRPr="00D765A1">
        <w:rPr>
          <w:rFonts w:asciiTheme="majorHAnsi" w:hAnsiTheme="majorHAnsi" w:cstheme="majorHAnsi"/>
        </w:rPr>
        <w:t>/0</w:t>
      </w:r>
      <w:ins w:id="46" w:author="Alexander Gordon (Student)" w:date="2026-03-02T11:07:00Z" w16du:dateUtc="2026-03-02T11:07:00Z">
        <w:r w:rsidR="00281ED3">
          <w:rPr>
            <w:rFonts w:asciiTheme="majorHAnsi" w:hAnsiTheme="majorHAnsi" w:cstheme="majorHAnsi"/>
          </w:rPr>
          <w:t>3</w:t>
        </w:r>
      </w:ins>
      <w:del w:id="47" w:author="Alexander Gordon (Student)" w:date="2026-03-02T11:07:00Z" w16du:dateUtc="2026-03-02T11:07:00Z">
        <w:r w:rsidR="00407421" w:rsidRPr="00D765A1" w:rsidDel="00281ED3">
          <w:rPr>
            <w:rFonts w:asciiTheme="majorHAnsi" w:hAnsiTheme="majorHAnsi" w:cstheme="majorHAnsi"/>
          </w:rPr>
          <w:delText>2</w:delText>
        </w:r>
      </w:del>
      <w:r w:rsidR="00407421" w:rsidRPr="00D765A1">
        <w:rPr>
          <w:rFonts w:asciiTheme="majorHAnsi" w:hAnsiTheme="majorHAnsi" w:cstheme="majorHAnsi"/>
        </w:rPr>
        <w:t>/2026</w:t>
      </w:r>
    </w:p>
    <w:p w14:paraId="7C97C499" w14:textId="53A8EE57" w:rsidR="00AB7558" w:rsidRPr="00D765A1" w:rsidRDefault="00AB7558" w:rsidP="00AB7558">
      <w:pPr>
        <w:rPr>
          <w:rFonts w:asciiTheme="majorHAnsi" w:hAnsiTheme="majorHAnsi" w:cstheme="majorHAnsi"/>
        </w:rPr>
      </w:pPr>
    </w:p>
    <w:p w14:paraId="40200986" w14:textId="6E36C052" w:rsidR="00F77213" w:rsidRPr="00D765A1" w:rsidRDefault="00F77213" w:rsidP="00AB7558">
      <w:pPr>
        <w:rPr>
          <w:rFonts w:asciiTheme="majorHAnsi" w:hAnsiTheme="majorHAnsi" w:cstheme="majorHAnsi"/>
        </w:rPr>
      </w:pPr>
      <w:r w:rsidRPr="00D765A1">
        <w:rPr>
          <w:rFonts w:asciiTheme="majorHAnsi" w:hAnsiTheme="majorHAnsi" w:cstheme="majorHAnsi"/>
        </w:rPr>
        <w:t>Signature</w:t>
      </w:r>
      <w:r w:rsidR="00D119FF" w:rsidRPr="00D765A1">
        <w:rPr>
          <w:rFonts w:asciiTheme="majorHAnsi" w:hAnsiTheme="majorHAnsi" w:cstheme="majorHAnsi"/>
        </w:rPr>
        <w:t>:</w:t>
      </w:r>
      <w:r w:rsidR="00407421" w:rsidRPr="00D765A1">
        <w:rPr>
          <w:rFonts w:asciiTheme="majorHAnsi" w:hAnsiTheme="majorHAnsi" w:cstheme="majorHAnsi"/>
        </w:rPr>
        <w:t xml:space="preserve"> Alexander Gordon</w:t>
      </w:r>
    </w:p>
    <w:p w14:paraId="655E1798" w14:textId="77777777" w:rsidR="00AB7558" w:rsidRPr="00D765A1" w:rsidRDefault="00AB7558" w:rsidP="00AB7558">
      <w:pPr>
        <w:rPr>
          <w:rFonts w:asciiTheme="majorHAnsi" w:hAnsiTheme="majorHAnsi" w:cstheme="majorHAnsi"/>
        </w:rPr>
      </w:pPr>
    </w:p>
    <w:p w14:paraId="7840176D" w14:textId="57163F7B" w:rsidR="00AB7558" w:rsidRPr="00D765A1" w:rsidRDefault="00AB7558" w:rsidP="00AB7558">
      <w:pPr>
        <w:rPr>
          <w:rFonts w:asciiTheme="majorHAnsi" w:hAnsiTheme="majorHAnsi" w:cstheme="majorHAnsi"/>
          <w:b/>
        </w:rPr>
      </w:pPr>
      <w:r w:rsidRPr="00D765A1">
        <w:rPr>
          <w:rFonts w:asciiTheme="majorHAnsi" w:hAnsiTheme="majorHAnsi" w:cstheme="majorHAnsi"/>
          <w:b/>
        </w:rPr>
        <w:t xml:space="preserve">Supervisor </w:t>
      </w:r>
      <w:r w:rsidR="0077006C" w:rsidRPr="00D765A1">
        <w:rPr>
          <w:rFonts w:asciiTheme="majorHAnsi" w:hAnsiTheme="majorHAnsi" w:cstheme="majorHAnsi"/>
          <w:b/>
        </w:rPr>
        <w:t>(for applications from students)</w:t>
      </w:r>
    </w:p>
    <w:p w14:paraId="7969784B" w14:textId="77777777" w:rsidR="00D119FF" w:rsidRPr="00D765A1" w:rsidRDefault="00D119FF" w:rsidP="00AB7558">
      <w:pPr>
        <w:rPr>
          <w:rFonts w:asciiTheme="majorHAnsi" w:hAnsiTheme="majorHAnsi" w:cstheme="majorHAnsi"/>
          <w:b/>
        </w:rPr>
      </w:pPr>
    </w:p>
    <w:p w14:paraId="3DDAF30A" w14:textId="1A15D334" w:rsidR="003D6E92" w:rsidRPr="00D765A1" w:rsidRDefault="00AB7558" w:rsidP="00B668C0">
      <w:pPr>
        <w:rPr>
          <w:rFonts w:asciiTheme="majorHAnsi" w:hAnsiTheme="majorHAnsi" w:cstheme="majorHAnsi"/>
        </w:rPr>
      </w:pPr>
      <w:r w:rsidRPr="00D765A1">
        <w:rPr>
          <w:rFonts w:asciiTheme="majorHAnsi" w:hAnsiTheme="majorHAnsi" w:cstheme="majorHAnsi"/>
        </w:rPr>
        <w:t>Name</w:t>
      </w:r>
      <w:r w:rsidR="00D119FF" w:rsidRPr="00D765A1">
        <w:rPr>
          <w:rFonts w:asciiTheme="majorHAnsi" w:hAnsiTheme="majorHAnsi" w:cstheme="majorHAnsi"/>
        </w:rPr>
        <w:t>:</w:t>
      </w:r>
      <w:r w:rsidRPr="00D765A1">
        <w:rPr>
          <w:rFonts w:asciiTheme="majorHAnsi" w:hAnsiTheme="majorHAnsi" w:cstheme="majorHAnsi"/>
        </w:rPr>
        <w:tab/>
      </w:r>
      <w:r w:rsidR="00C81A08" w:rsidRPr="00D765A1">
        <w:rPr>
          <w:rFonts w:asciiTheme="majorHAnsi" w:hAnsiTheme="majorHAnsi" w:cstheme="majorHAnsi"/>
        </w:rPr>
        <w:t>Oluwafemi Samuel</w:t>
      </w:r>
      <w:r w:rsidRPr="00D765A1">
        <w:rPr>
          <w:rFonts w:asciiTheme="majorHAnsi" w:hAnsiTheme="majorHAnsi" w:cstheme="majorHAnsi"/>
        </w:rPr>
        <w:tab/>
      </w:r>
      <w:r w:rsidR="00B668C0" w:rsidRPr="00D765A1">
        <w:rPr>
          <w:rFonts w:asciiTheme="majorHAnsi" w:hAnsiTheme="majorHAnsi" w:cstheme="majorHAnsi"/>
        </w:rPr>
        <w:tab/>
      </w:r>
      <w:r w:rsidR="00B668C0" w:rsidRPr="00D765A1">
        <w:rPr>
          <w:rFonts w:asciiTheme="majorHAnsi" w:hAnsiTheme="majorHAnsi" w:cstheme="majorHAnsi"/>
        </w:rPr>
        <w:tab/>
      </w:r>
      <w:r w:rsidR="00B668C0" w:rsidRPr="00D765A1">
        <w:rPr>
          <w:rFonts w:asciiTheme="majorHAnsi" w:hAnsiTheme="majorHAnsi" w:cstheme="majorHAnsi"/>
        </w:rPr>
        <w:tab/>
        <w:t>Date:</w:t>
      </w:r>
      <w:r w:rsidR="00C81A08" w:rsidRPr="00D765A1">
        <w:rPr>
          <w:rFonts w:asciiTheme="majorHAnsi" w:hAnsiTheme="majorHAnsi" w:cstheme="majorHAnsi"/>
        </w:rPr>
        <w:t xml:space="preserve"> </w:t>
      </w:r>
      <w:r w:rsidR="001576ED">
        <w:rPr>
          <w:rFonts w:asciiTheme="majorHAnsi" w:hAnsiTheme="majorHAnsi" w:cstheme="majorHAnsi"/>
        </w:rPr>
        <w:t>02/03/</w:t>
      </w:r>
      <w:r w:rsidR="0024438C">
        <w:rPr>
          <w:rFonts w:asciiTheme="majorHAnsi" w:hAnsiTheme="majorHAnsi" w:cstheme="majorHAnsi"/>
        </w:rPr>
        <w:t>2027</w:t>
      </w:r>
    </w:p>
    <w:p w14:paraId="49C7A7B8" w14:textId="77777777" w:rsidR="00B668C0" w:rsidRPr="00D765A1" w:rsidRDefault="00B668C0" w:rsidP="00B668C0">
      <w:pPr>
        <w:rPr>
          <w:rFonts w:asciiTheme="majorHAnsi" w:hAnsiTheme="majorHAnsi" w:cstheme="majorHAnsi"/>
        </w:rPr>
      </w:pPr>
    </w:p>
    <w:p w14:paraId="67D9D000" w14:textId="062501AE" w:rsidR="00B668C0" w:rsidRPr="00D765A1" w:rsidRDefault="00B668C0" w:rsidP="00B668C0">
      <w:pPr>
        <w:rPr>
          <w:rFonts w:asciiTheme="majorHAnsi" w:hAnsiTheme="majorHAnsi" w:cstheme="majorHAnsi"/>
        </w:rPr>
      </w:pPr>
      <w:r w:rsidRPr="00D765A1">
        <w:rPr>
          <w:rFonts w:asciiTheme="majorHAnsi" w:hAnsiTheme="majorHAnsi" w:cstheme="majorHAnsi"/>
        </w:rPr>
        <w:t>Signature:</w:t>
      </w:r>
      <w:r w:rsidR="00C81A08" w:rsidRPr="00D765A1">
        <w:rPr>
          <w:rFonts w:asciiTheme="majorHAnsi" w:hAnsiTheme="majorHAnsi" w:cstheme="majorHAnsi"/>
        </w:rPr>
        <w:t xml:space="preserve"> </w:t>
      </w:r>
      <w:r w:rsidR="0024438C" w:rsidRPr="0024438C">
        <w:rPr>
          <w:rFonts w:ascii="Lucida Handwriting" w:hAnsi="Lucida Handwriting" w:cstheme="majorHAnsi"/>
        </w:rPr>
        <w:t>OASAMUEL</w:t>
      </w:r>
    </w:p>
    <w:sectPr w:rsidR="00B668C0" w:rsidRPr="00D765A1" w:rsidSect="00FA2F8E">
      <w:headerReference w:type="default" r:id="rId25"/>
      <w:footerReference w:type="even" r:id="rId26"/>
      <w:footerReference w:type="default" r:id="rId2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8A84" w14:textId="77777777" w:rsidR="00243F16" w:rsidRDefault="00243F16" w:rsidP="00EC17DB">
      <w:pPr>
        <w:spacing w:after="0" w:line="240" w:lineRule="auto"/>
      </w:pPr>
      <w:r>
        <w:separator/>
      </w:r>
    </w:p>
  </w:endnote>
  <w:endnote w:type="continuationSeparator" w:id="0">
    <w:p w14:paraId="23D3BC5E" w14:textId="77777777" w:rsidR="00243F16" w:rsidRDefault="00243F16" w:rsidP="00EC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B33E" w14:textId="77777777" w:rsidR="00E71309" w:rsidRDefault="00E71309" w:rsidP="00D42F5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16DBA9" w14:textId="77777777" w:rsidR="00E71309" w:rsidRDefault="00E71309" w:rsidP="008838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i/>
        <w:sz w:val="18"/>
        <w:szCs w:val="18"/>
      </w:rPr>
      <w:id w:val="1661269624"/>
      <w:docPartObj>
        <w:docPartGallery w:val="Page Numbers (Bottom of Page)"/>
        <w:docPartUnique/>
      </w:docPartObj>
    </w:sdtPr>
    <w:sdtContent>
      <w:sdt>
        <w:sdtPr>
          <w:rPr>
            <w:rFonts w:ascii="Calibri" w:hAnsi="Calibri" w:cs="Calibri"/>
            <w:i/>
            <w:sz w:val="18"/>
            <w:szCs w:val="18"/>
          </w:rPr>
          <w:id w:val="-1769616900"/>
          <w:docPartObj>
            <w:docPartGallery w:val="Page Numbers (Top of Page)"/>
            <w:docPartUnique/>
          </w:docPartObj>
        </w:sdtPr>
        <w:sdtContent>
          <w:p w14:paraId="712EF6EB" w14:textId="77777777" w:rsidR="003033B4" w:rsidRPr="00E4106B" w:rsidRDefault="003033B4" w:rsidP="003033B4">
            <w:pPr>
              <w:pStyle w:val="Header"/>
              <w:rPr>
                <w:rFonts w:ascii="Calibri" w:hAnsi="Calibri" w:cs="Calibri"/>
                <w:i/>
                <w:sz w:val="18"/>
                <w:szCs w:val="18"/>
              </w:rPr>
            </w:pPr>
            <w:r w:rsidRPr="00E4106B">
              <w:rPr>
                <w:rFonts w:ascii="Calibri" w:hAnsi="Calibri" w:cs="Calibri"/>
                <w:i/>
                <w:sz w:val="18"/>
                <w:szCs w:val="18"/>
              </w:rPr>
              <w:t>Form B: SREC application - medium / high risk</w:t>
            </w:r>
          </w:p>
          <w:p w14:paraId="794386C2" w14:textId="4A873132" w:rsidR="003033B4" w:rsidRPr="00E4106B" w:rsidRDefault="003033B4" w:rsidP="00FA2F8E">
            <w:pPr>
              <w:pStyle w:val="Header"/>
              <w:rPr>
                <w:rFonts w:ascii="Calibri" w:hAnsi="Calibri" w:cs="Calibri"/>
                <w:i/>
                <w:sz w:val="18"/>
                <w:szCs w:val="18"/>
              </w:rPr>
            </w:pPr>
            <w:r w:rsidRPr="00E4106B">
              <w:rPr>
                <w:rFonts w:ascii="Calibri" w:hAnsi="Calibri" w:cs="Calibri"/>
                <w:i/>
                <w:sz w:val="18"/>
                <w:szCs w:val="18"/>
              </w:rPr>
              <w:t>Version</w:t>
            </w:r>
            <w:r w:rsidR="004B284B">
              <w:rPr>
                <w:rFonts w:ascii="Calibri" w:hAnsi="Calibri" w:cs="Calibri"/>
                <w:i/>
                <w:sz w:val="18"/>
                <w:szCs w:val="18"/>
              </w:rPr>
              <w:t xml:space="preserve"> </w:t>
            </w:r>
            <w:r w:rsidR="00C17343">
              <w:rPr>
                <w:rFonts w:ascii="Calibri" w:hAnsi="Calibri" w:cs="Calibri"/>
                <w:i/>
                <w:sz w:val="18"/>
                <w:szCs w:val="18"/>
              </w:rPr>
              <w:t>5</w:t>
            </w:r>
            <w:r w:rsidR="004B284B">
              <w:rPr>
                <w:rFonts w:ascii="Calibri" w:hAnsi="Calibri" w:cs="Calibri"/>
                <w:i/>
                <w:sz w:val="18"/>
                <w:szCs w:val="18"/>
              </w:rPr>
              <w:t xml:space="preserve">, </w:t>
            </w:r>
            <w:r w:rsidR="00C17343">
              <w:rPr>
                <w:rFonts w:ascii="Calibri" w:hAnsi="Calibri" w:cs="Calibri"/>
                <w:i/>
                <w:sz w:val="18"/>
                <w:szCs w:val="18"/>
              </w:rPr>
              <w:t>13 March 2025</w:t>
            </w:r>
          </w:p>
          <w:p w14:paraId="6580011A" w14:textId="1D024E17" w:rsidR="00E71309" w:rsidRPr="00E4106B" w:rsidRDefault="00F13672" w:rsidP="00E4106B">
            <w:pPr>
              <w:pStyle w:val="Footer"/>
              <w:jc w:val="right"/>
              <w:rPr>
                <w:rFonts w:ascii="Calibri" w:hAnsi="Calibri" w:cs="Calibri"/>
                <w:i/>
                <w:sz w:val="18"/>
                <w:szCs w:val="18"/>
              </w:rPr>
            </w:pPr>
            <w:r w:rsidRPr="00D022CE">
              <w:rPr>
                <w:rFonts w:ascii="Calibri" w:hAnsi="Calibri" w:cs="Calibri"/>
                <w:iCs/>
                <w:sz w:val="18"/>
                <w:szCs w:val="18"/>
              </w:rPr>
              <w:t xml:space="preserve">Page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PAGE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r w:rsidRPr="00D022CE">
              <w:rPr>
                <w:rFonts w:ascii="Calibri" w:hAnsi="Calibri" w:cs="Calibri"/>
                <w:iCs/>
                <w:sz w:val="18"/>
                <w:szCs w:val="18"/>
              </w:rPr>
              <w:t xml:space="preserve"> of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NUMPAGES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84916" w14:textId="77777777" w:rsidR="00243F16" w:rsidRDefault="00243F16" w:rsidP="00EC17DB">
      <w:pPr>
        <w:spacing w:after="0" w:line="240" w:lineRule="auto"/>
      </w:pPr>
      <w:r>
        <w:separator/>
      </w:r>
    </w:p>
  </w:footnote>
  <w:footnote w:type="continuationSeparator" w:id="0">
    <w:p w14:paraId="0AF48103" w14:textId="77777777" w:rsidR="00243F16" w:rsidRDefault="00243F16" w:rsidP="00EC17DB">
      <w:pPr>
        <w:spacing w:after="0" w:line="240" w:lineRule="auto"/>
      </w:pPr>
      <w:r>
        <w:continuationSeparator/>
      </w:r>
    </w:p>
  </w:footnote>
  <w:footnote w:id="1">
    <w:p w14:paraId="16B7F3B9" w14:textId="3DC00607" w:rsidR="00AE0186" w:rsidRDefault="00AE0186">
      <w:pPr>
        <w:pStyle w:val="FootnoteText"/>
        <w:rPr>
          <w:rFonts w:asciiTheme="majorHAnsi" w:hAnsiTheme="majorHAnsi"/>
        </w:rPr>
      </w:pPr>
      <w:r w:rsidRPr="001D1BCD">
        <w:rPr>
          <w:rStyle w:val="FootnoteReference"/>
          <w:rFonts w:asciiTheme="majorHAnsi" w:hAnsiTheme="majorHAnsi"/>
        </w:rPr>
        <w:footnoteRef/>
      </w:r>
      <w:r w:rsidRPr="001D1BCD">
        <w:rPr>
          <w:rFonts w:asciiTheme="majorHAnsi" w:hAnsiTheme="majorHAnsi"/>
        </w:rPr>
        <w:t xml:space="preserve"> </w:t>
      </w:r>
      <w:r w:rsidR="009C2125" w:rsidRPr="001D1BCD">
        <w:rPr>
          <w:rFonts w:asciiTheme="majorHAnsi" w:hAnsiTheme="majorHAnsi"/>
        </w:rPr>
        <w:t>Please provide details of any survey tools you intend to use. The University approved online survey tool is ‘</w:t>
      </w:r>
      <w:hyperlink r:id="rId1" w:history="1">
        <w:r w:rsidR="009C2125" w:rsidRPr="001D1BCD">
          <w:rPr>
            <w:rStyle w:val="Hyperlink"/>
            <w:rFonts w:asciiTheme="majorHAnsi" w:hAnsiTheme="majorHAnsi"/>
          </w:rPr>
          <w:t>Online surveys</w:t>
        </w:r>
      </w:hyperlink>
      <w:r w:rsidR="009C2125" w:rsidRPr="001D1BCD">
        <w:rPr>
          <w:rFonts w:asciiTheme="majorHAnsi" w:hAnsiTheme="majorHAnsi"/>
        </w:rPr>
        <w:t>’ (formerly BOS). If you intend to use a different survey tool please indicate the reason.</w:t>
      </w:r>
    </w:p>
    <w:p w14:paraId="187AC778" w14:textId="77777777" w:rsidR="001D1BCD" w:rsidRPr="001D1BCD" w:rsidRDefault="001D1BCD">
      <w:pPr>
        <w:pStyle w:val="FootnoteText"/>
        <w:rPr>
          <w:rFonts w:asciiTheme="majorHAnsi" w:hAnsiTheme="majorHAnsi"/>
        </w:rPr>
      </w:pPr>
    </w:p>
  </w:footnote>
  <w:footnote w:id="2">
    <w:p w14:paraId="4F99D895" w14:textId="45312A10" w:rsidR="00A433E2" w:rsidRDefault="00A433E2">
      <w:pPr>
        <w:pStyle w:val="FootnoteText"/>
      </w:pPr>
      <w:r w:rsidRPr="001D1BCD">
        <w:rPr>
          <w:rStyle w:val="FootnoteReference"/>
          <w:rFonts w:asciiTheme="majorHAnsi" w:hAnsiTheme="majorHAnsi"/>
        </w:rPr>
        <w:footnoteRef/>
      </w:r>
      <w:r w:rsidRPr="001D1BCD">
        <w:rPr>
          <w:rFonts w:asciiTheme="majorHAnsi" w:hAnsiTheme="majorHAnsi"/>
        </w:rPr>
        <w:t xml:space="preserve"> </w:t>
      </w:r>
      <w:r w:rsidR="007C766D" w:rsidRPr="001D1BCD">
        <w:rPr>
          <w:rFonts w:asciiTheme="majorHAnsi" w:hAnsiTheme="majorHAnsi"/>
        </w:rPr>
        <w:t xml:space="preserve">The legal age of capacity in Scotland is 16 under </w:t>
      </w:r>
      <w:hyperlink r:id="rId2" w:history="1">
        <w:r w:rsidR="007C766D" w:rsidRPr="001D1BCD">
          <w:rPr>
            <w:rStyle w:val="Hyperlink"/>
            <w:rFonts w:asciiTheme="majorHAnsi" w:hAnsiTheme="majorHAnsi"/>
          </w:rPr>
          <w:t>The Age of Legal Capacity (Scotland) Act 1991</w:t>
        </w:r>
      </w:hyperlink>
      <w:r w:rsidR="007C766D" w:rsidRPr="001D1BCD">
        <w:rPr>
          <w:rFonts w:asciiTheme="majorHAnsi" w:hAnsiTheme="majorHAnsi"/>
        </w:rPr>
        <w:t>. The legal age of capacity in other jurisdictions shou</w:t>
      </w:r>
      <w:r w:rsidR="0059049B">
        <w:rPr>
          <w:rFonts w:asciiTheme="majorHAnsi" w:hAnsiTheme="majorHAnsi"/>
        </w:rPr>
        <w:t>l</w:t>
      </w:r>
      <w:r w:rsidR="007C766D" w:rsidRPr="001D1BCD">
        <w:rPr>
          <w:rFonts w:asciiTheme="majorHAnsi" w:hAnsiTheme="majorHAnsi"/>
        </w:rPr>
        <w:t>d be checked if your research involves participants in other parts of the UK and/or internationally.</w:t>
      </w:r>
    </w:p>
  </w:footnote>
  <w:footnote w:id="3">
    <w:p w14:paraId="253B3946" w14:textId="68CFE4EE" w:rsidR="008634ED" w:rsidRDefault="008634ED">
      <w:pPr>
        <w:pStyle w:val="FootnoteText"/>
      </w:pPr>
      <w:r>
        <w:rPr>
          <w:rStyle w:val="FootnoteReference"/>
        </w:rPr>
        <w:footnoteRef/>
      </w:r>
      <w:r>
        <w:t xml:space="preserve"> </w:t>
      </w:r>
      <w:r>
        <w:rPr>
          <w:rFonts w:ascii="Calibri" w:hAnsi="Calibri"/>
        </w:rPr>
        <w:t xml:space="preserve"> Where applicable, this should include </w:t>
      </w:r>
      <w:r>
        <w:rPr>
          <w:rFonts w:asciiTheme="majorHAnsi" w:hAnsiTheme="majorHAnsi"/>
        </w:rPr>
        <w:t>consent for someone not on the direct research team to have access to the participant’s data, e.g. for transcription.</w:t>
      </w:r>
    </w:p>
  </w:footnote>
  <w:footnote w:id="4">
    <w:p w14:paraId="3EA4F777" w14:textId="2BD10470" w:rsidR="002D5171" w:rsidRPr="008B18B1" w:rsidRDefault="002D5171" w:rsidP="002D5171">
      <w:pPr>
        <w:pStyle w:val="FootnoteText"/>
        <w:rPr>
          <w:rFonts w:asciiTheme="majorHAnsi" w:hAnsiTheme="majorHAnsi"/>
        </w:rPr>
      </w:pPr>
      <w:r w:rsidRPr="00E97662">
        <w:rPr>
          <w:rFonts w:asciiTheme="majorHAnsi" w:hAnsiTheme="majorHAnsi"/>
        </w:rPr>
        <w:footnoteRef/>
      </w:r>
      <w:r w:rsidRPr="00E97662">
        <w:rPr>
          <w:rFonts w:asciiTheme="majorHAnsi" w:hAnsiTheme="majorHAnsi"/>
        </w:rPr>
        <w:t xml:space="preserve"> </w:t>
      </w:r>
      <w:r w:rsidR="00C17343" w:rsidRPr="00C17343">
        <w:rPr>
          <w:rFonts w:asciiTheme="majorHAnsi" w:hAnsiTheme="majorHAnsi"/>
        </w:rPr>
        <w:t xml:space="preserve">To allow you to assess whether your research involves high-risk or high-volume processing of personal data please complete an IDRA </w:t>
      </w:r>
      <w:hyperlink r:id="rId3" w:history="1">
        <w:r w:rsidR="00C17343" w:rsidRPr="00C17343">
          <w:rPr>
            <w:rStyle w:val="Hyperlink"/>
            <w:rFonts w:asciiTheme="majorHAnsi" w:hAnsiTheme="majorHAnsi"/>
          </w:rPr>
          <w:t>Initial Data Risk Assessment Template for Research Projects | University of Dundee, UK</w:t>
        </w:r>
      </w:hyperlink>
      <w:r w:rsidR="00C17343" w:rsidRPr="00C17343">
        <w:rPr>
          <w:rFonts w:asciiTheme="majorHAnsi" w:hAnsiTheme="majorHAnsi"/>
        </w:rPr>
        <w:t xml:space="preserve"> this will confirm whether a Data Protection Impact Assessment is required</w:t>
      </w:r>
      <w:r w:rsidR="00C17343">
        <w:rPr>
          <w:rFonts w:asciiTheme="majorHAnsi" w:hAnsiTheme="majorHAnsi"/>
        </w:rPr>
        <w:t xml:space="preserve">. </w:t>
      </w:r>
    </w:p>
  </w:footnote>
  <w:footnote w:id="5">
    <w:p w14:paraId="59B6547D" w14:textId="77777777" w:rsidR="002D5171" w:rsidRDefault="002D5171" w:rsidP="002D5171">
      <w:pPr>
        <w:pStyle w:val="FootnoteText"/>
      </w:pPr>
      <w:r>
        <w:rPr>
          <w:rStyle w:val="FootnoteReference"/>
        </w:rPr>
        <w:footnoteRef/>
      </w:r>
      <w:r>
        <w:t xml:space="preserve"> </w:t>
      </w:r>
      <w:r w:rsidRPr="007F5283">
        <w:rPr>
          <w:rFonts w:asciiTheme="majorHAnsi" w:hAnsiTheme="majorHAnsi"/>
        </w:rPr>
        <w:t>Special category data is sensitive personal data belonging to the following categories: racial or ethnic origin; political opinions; religious or philosophical beliefs; trade union membership; genetics, biometrics; health; sex life; or sexual orientation.</w:t>
      </w:r>
    </w:p>
  </w:footnote>
  <w:footnote w:id="6">
    <w:p w14:paraId="37DC0EB0" w14:textId="208E42D0" w:rsidR="00524934" w:rsidRPr="00524934" w:rsidRDefault="00BD61D6">
      <w:pPr>
        <w:pStyle w:val="FootnoteText"/>
        <w:rPr>
          <w:rFonts w:asciiTheme="majorHAnsi" w:hAnsiTheme="majorHAnsi"/>
        </w:rPr>
      </w:pPr>
      <w:r w:rsidRPr="00524934">
        <w:rPr>
          <w:rStyle w:val="FootnoteReference"/>
          <w:rFonts w:asciiTheme="majorHAnsi" w:hAnsiTheme="majorHAnsi"/>
        </w:rPr>
        <w:footnoteRef/>
      </w:r>
      <w:r w:rsidRPr="00524934">
        <w:rPr>
          <w:rFonts w:asciiTheme="majorHAnsi" w:hAnsiTheme="majorHAnsi"/>
        </w:rPr>
        <w:t xml:space="preserve"> </w:t>
      </w:r>
      <w:r w:rsidR="00524934" w:rsidRPr="00524934">
        <w:rPr>
          <w:rFonts w:asciiTheme="majorHAnsi" w:hAnsiTheme="majorHAnsi"/>
        </w:rPr>
        <w:t>Note that staff and postgraduate research students are required to complete a research data management plan under the University of Dundee’s Policy to Govern the Management of Research Data. However, providing you have included the information requested above, it is not necessary to attach a formal data management plan to this application.</w:t>
      </w:r>
    </w:p>
  </w:footnote>
  <w:footnote w:id="7">
    <w:p w14:paraId="3B4DC3B5" w14:textId="51430C90" w:rsidR="004E43DA" w:rsidRPr="00694CFE" w:rsidRDefault="004E43DA">
      <w:pPr>
        <w:pStyle w:val="FootnoteText"/>
      </w:pPr>
      <w:r w:rsidRPr="00694CFE">
        <w:rPr>
          <w:rStyle w:val="FootnoteReference"/>
        </w:rPr>
        <w:footnoteRef/>
      </w:r>
      <w:r w:rsidRPr="00694CFE">
        <w:t xml:space="preserve"> </w:t>
      </w:r>
      <w:r w:rsidRPr="00694CFE">
        <w:rPr>
          <w:rFonts w:asciiTheme="majorHAnsi" w:hAnsiTheme="majorHAnsi"/>
        </w:rPr>
        <w:t xml:space="preserve">If your research involves high-risk or high-volume </w:t>
      </w:r>
      <w:r w:rsidRPr="00694CFE">
        <w:rPr>
          <w:rFonts w:asciiTheme="majorHAnsi" w:hAnsiTheme="majorHAnsi"/>
          <w:i/>
        </w:rPr>
        <w:t>processing</w:t>
      </w:r>
      <w:r w:rsidRPr="00694CFE">
        <w:rPr>
          <w:rFonts w:asciiTheme="majorHAnsi" w:hAnsiTheme="majorHAnsi"/>
        </w:rPr>
        <w:t xml:space="preserve"> of personal data you will be required to complete a Data Protection Impact Assessment for your project. Please consult the University’s </w:t>
      </w:r>
      <w:hyperlink r:id="rId4" w:history="1">
        <w:r w:rsidRPr="00694CFE">
          <w:rPr>
            <w:rStyle w:val="Hyperlink"/>
            <w:rFonts w:asciiTheme="majorHAnsi" w:hAnsiTheme="majorHAnsi"/>
          </w:rPr>
          <w:t>data protection pages</w:t>
        </w:r>
      </w:hyperlink>
      <w:r w:rsidR="00210168" w:rsidRPr="00694CFE">
        <w:rPr>
          <w:rFonts w:asciiTheme="majorHAnsi" w:hAnsiTheme="majorHAnsi"/>
        </w:rPr>
        <w:t xml:space="preserve"> and</w:t>
      </w:r>
      <w:r w:rsidRPr="00694CFE">
        <w:rPr>
          <w:rFonts w:asciiTheme="majorHAnsi" w:hAnsiTheme="majorHAnsi"/>
        </w:rPr>
        <w:t xml:space="preserve"> </w:t>
      </w:r>
      <w:hyperlink r:id="rId5" w:history="1">
        <w:r w:rsidRPr="00694CFE">
          <w:rPr>
            <w:rStyle w:val="Hyperlink"/>
            <w:rFonts w:asciiTheme="majorHAnsi" w:hAnsiTheme="majorHAnsi"/>
          </w:rPr>
          <w:t>Data Protection Officer</w:t>
        </w:r>
      </w:hyperlink>
      <w:r w:rsidRPr="00694CFE">
        <w:rPr>
          <w:rFonts w:asciiTheme="majorHAnsi" w:hAnsiTheme="majorHAnsi"/>
        </w:rPr>
        <w:t xml:space="preserve"> for advice.</w:t>
      </w:r>
    </w:p>
  </w:footnote>
  <w:footnote w:id="8">
    <w:p w14:paraId="2A635720" w14:textId="7EAB596D" w:rsidR="00912D71" w:rsidRPr="00694CFE" w:rsidRDefault="00912D71">
      <w:pPr>
        <w:pStyle w:val="FootnoteText"/>
      </w:pPr>
      <w:r w:rsidRPr="00694CFE">
        <w:rPr>
          <w:rStyle w:val="FootnoteReference"/>
        </w:rPr>
        <w:footnoteRef/>
      </w:r>
      <w:r w:rsidRPr="00694CFE">
        <w:rPr>
          <w:rFonts w:asciiTheme="majorHAnsi" w:hAnsiTheme="majorHAnsi"/>
        </w:rPr>
        <w:t xml:space="preserve"> Please consult </w:t>
      </w:r>
      <w:hyperlink r:id="rId6" w:history="1">
        <w:r w:rsidRPr="000D68D6">
          <w:rPr>
            <w:rStyle w:val="Hyperlink"/>
            <w:rFonts w:asciiTheme="majorHAnsi" w:hAnsiTheme="majorHAnsi"/>
          </w:rPr>
          <w:t>the Information Security Classification Scheme</w:t>
        </w:r>
      </w:hyperlink>
      <w:r w:rsidRPr="00694CFE">
        <w:rPr>
          <w:rFonts w:asciiTheme="majorHAnsi" w:hAnsiTheme="majorHAnsi"/>
        </w:rPr>
        <w:t xml:space="preserve"> on the University’s </w:t>
      </w:r>
      <w:hyperlink r:id="rId7" w:history="1">
        <w:r w:rsidRPr="00694CFE">
          <w:rPr>
            <w:rStyle w:val="Hyperlink"/>
            <w:rFonts w:asciiTheme="majorHAnsi" w:hAnsiTheme="majorHAnsi"/>
          </w:rPr>
          <w:t>data protection pages</w:t>
        </w:r>
      </w:hyperlink>
      <w:r w:rsidRPr="00694CFE">
        <w:rPr>
          <w:rFonts w:asciiTheme="majorHAnsi" w:hAnsiTheme="majorHAnsi"/>
        </w:rPr>
        <w:t xml:space="preserve"> for guidance.</w:t>
      </w:r>
    </w:p>
  </w:footnote>
  <w:footnote w:id="9">
    <w:p w14:paraId="572EE830" w14:textId="05CFF8D7" w:rsidR="006803BA" w:rsidRPr="002D5171" w:rsidRDefault="006803BA" w:rsidP="006803BA">
      <w:pPr>
        <w:pStyle w:val="FootnoteText"/>
        <w:rPr>
          <w:rFonts w:asciiTheme="majorHAnsi" w:hAnsiTheme="majorHAnsi"/>
        </w:rPr>
      </w:pPr>
      <w:r w:rsidRPr="00694CFE">
        <w:rPr>
          <w:rStyle w:val="FootnoteReference"/>
        </w:rPr>
        <w:footnoteRef/>
      </w:r>
      <w:r w:rsidRPr="00694CFE">
        <w:t xml:space="preserve"> </w:t>
      </w:r>
      <w:r w:rsidR="00BD61D6" w:rsidRPr="00694CFE">
        <w:rPr>
          <w:rFonts w:asciiTheme="majorHAnsi" w:hAnsiTheme="majorHAnsi"/>
        </w:rPr>
        <w:t>(Article 4(5) of the General Data Protection Regulation describes pseudonymisation as: “The processing of personal data in such a way that the data can no longer be attributed to a specific data subject without the use of additional information”. An example would be where a coded reference or pseudonym is substituted for personally identifiable data.</w:t>
      </w:r>
    </w:p>
  </w:footnote>
  <w:footnote w:id="10">
    <w:p w14:paraId="3CAB39AF" w14:textId="77777777" w:rsidR="00C17343" w:rsidRPr="00C17343" w:rsidRDefault="00B70746" w:rsidP="00C17343">
      <w:pPr>
        <w:pStyle w:val="FootnoteText"/>
      </w:pPr>
      <w:r>
        <w:rPr>
          <w:rStyle w:val="FootnoteReference"/>
        </w:rPr>
        <w:footnoteRef/>
      </w:r>
      <w:r>
        <w:t xml:space="preserve"> </w:t>
      </w:r>
      <w:r w:rsidR="00C17343" w:rsidRPr="00C17343">
        <w:t>Data subjects are afforded a number of individual rights by the UK GDPR; derogation from these is permitted in limited circumstances which can include when acting on the legal basis public task. Typically this will include the rights of access, rectification, restriction of process and data portability for example, the right to erasure under the General Data Protection Regulation does not apply if erasing the data would prejudice scientific or historical research, or archiving that is in the public interest.</w:t>
      </w:r>
    </w:p>
    <w:p w14:paraId="70B2D4BB" w14:textId="0CA40419" w:rsidR="00B70746" w:rsidRDefault="00B70746" w:rsidP="00B70746">
      <w:pPr>
        <w:pStyle w:val="FootnoteText"/>
      </w:pPr>
    </w:p>
  </w:footnote>
  <w:footnote w:id="11">
    <w:p w14:paraId="0B1840A3" w14:textId="725D4C1A" w:rsidR="00C17343" w:rsidRDefault="00C17343">
      <w:pPr>
        <w:pStyle w:val="FootnoteText"/>
      </w:pPr>
      <w:r>
        <w:rPr>
          <w:rStyle w:val="FootnoteReference"/>
        </w:rPr>
        <w:footnoteRef/>
      </w:r>
      <w:r>
        <w:t xml:space="preserve"> </w:t>
      </w:r>
      <w:r w:rsidRPr="00C17343">
        <w:t>Where your research involves multiple organisations or jurisdictions there may be additional regulatory and legislative requirements. Where this applies please refer to your Information Governance team.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C62E" w14:textId="4349192D" w:rsidR="00EC17DB" w:rsidRPr="00E4106B" w:rsidRDefault="00E4106B">
    <w:pPr>
      <w:pStyle w:val="Header"/>
      <w:rPr>
        <w:iCs/>
      </w:rPr>
    </w:pPr>
    <w:r>
      <w:rPr>
        <w:i/>
        <w:noProof/>
        <w:sz w:val="20"/>
        <w:szCs w:val="20"/>
        <w:lang w:eastAsia="en-GB"/>
      </w:rPr>
      <w:drawing>
        <wp:inline distT="0" distB="0" distL="0" distR="0" wp14:anchorId="6657A8FD" wp14:editId="322B4316">
          <wp:extent cx="1868424" cy="856488"/>
          <wp:effectExtent l="0" t="0" r="0" b="1270"/>
          <wp:docPr id="7"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iversity of Dundee logo"/>
                  <pic:cNvPicPr/>
                </pic:nvPicPr>
                <pic:blipFill>
                  <a:blip r:embed="rId1">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3DD"/>
    <w:multiLevelType w:val="hybridMultilevel"/>
    <w:tmpl w:val="EC10B3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A64E20"/>
    <w:multiLevelType w:val="hybridMultilevel"/>
    <w:tmpl w:val="08E230BC"/>
    <w:lvl w:ilvl="0" w:tplc="CF662BF0">
      <w:start w:val="1"/>
      <w:numFmt w:val="lowerLetter"/>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A6568DC"/>
    <w:multiLevelType w:val="hybridMultilevel"/>
    <w:tmpl w:val="DCB468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9069C0"/>
    <w:multiLevelType w:val="hybridMultilevel"/>
    <w:tmpl w:val="909E7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4076E"/>
    <w:multiLevelType w:val="hybridMultilevel"/>
    <w:tmpl w:val="7FAE9FD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564248"/>
    <w:multiLevelType w:val="hybridMultilevel"/>
    <w:tmpl w:val="096E22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B14A57"/>
    <w:multiLevelType w:val="hybridMultilevel"/>
    <w:tmpl w:val="2620E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7D047BA"/>
    <w:multiLevelType w:val="hybridMultilevel"/>
    <w:tmpl w:val="E15C00BE"/>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19771908"/>
    <w:multiLevelType w:val="hybridMultilevel"/>
    <w:tmpl w:val="F9909AFA"/>
    <w:lvl w:ilvl="0" w:tplc="042079BE">
      <w:start w:val="1"/>
      <w:numFmt w:val="decimal"/>
      <w:lvlText w:val="%1."/>
      <w:lvlJc w:val="left"/>
      <w:pPr>
        <w:tabs>
          <w:tab w:val="num" w:pos="1440"/>
        </w:tabs>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2F0F35"/>
    <w:multiLevelType w:val="hybridMultilevel"/>
    <w:tmpl w:val="E8B29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732439"/>
    <w:multiLevelType w:val="hybridMultilevel"/>
    <w:tmpl w:val="D0723016"/>
    <w:lvl w:ilvl="0" w:tplc="2000E34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225A71"/>
    <w:multiLevelType w:val="hybridMultilevel"/>
    <w:tmpl w:val="E11465A0"/>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43250DB"/>
    <w:multiLevelType w:val="hybridMultilevel"/>
    <w:tmpl w:val="D1E0323C"/>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4644B76"/>
    <w:multiLevelType w:val="hybridMultilevel"/>
    <w:tmpl w:val="B504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2F51F9"/>
    <w:multiLevelType w:val="hybridMultilevel"/>
    <w:tmpl w:val="76DA210A"/>
    <w:lvl w:ilvl="0" w:tplc="D1E85F5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A32049"/>
    <w:multiLevelType w:val="multilevel"/>
    <w:tmpl w:val="8FFC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14370"/>
    <w:multiLevelType w:val="hybridMultilevel"/>
    <w:tmpl w:val="E51E5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D935C0"/>
    <w:multiLevelType w:val="hybridMultilevel"/>
    <w:tmpl w:val="9F6A377A"/>
    <w:lvl w:ilvl="0" w:tplc="12465894">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8" w15:restartNumberingAfterBreak="0">
    <w:nsid w:val="401B0164"/>
    <w:multiLevelType w:val="hybridMultilevel"/>
    <w:tmpl w:val="320C3EEC"/>
    <w:lvl w:ilvl="0" w:tplc="C2AA986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855797"/>
    <w:multiLevelType w:val="hybridMultilevel"/>
    <w:tmpl w:val="19321C66"/>
    <w:lvl w:ilvl="0" w:tplc="AD2603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4B80294"/>
    <w:multiLevelType w:val="hybridMultilevel"/>
    <w:tmpl w:val="7C621F52"/>
    <w:lvl w:ilvl="0" w:tplc="F9F8615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BD1450"/>
    <w:multiLevelType w:val="hybridMultilevel"/>
    <w:tmpl w:val="F9909AFA"/>
    <w:lvl w:ilvl="0" w:tplc="FFFFFFFF">
      <w:start w:val="1"/>
      <w:numFmt w:val="decimal"/>
      <w:lvlText w:val="%1."/>
      <w:lvlJc w:val="left"/>
      <w:pPr>
        <w:tabs>
          <w:tab w:val="num" w:pos="1440"/>
        </w:tabs>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100FFD"/>
    <w:multiLevelType w:val="hybridMultilevel"/>
    <w:tmpl w:val="41A481DE"/>
    <w:lvl w:ilvl="0" w:tplc="AB624930">
      <w:start w:val="1"/>
      <w:numFmt w:val="decimal"/>
      <w:lvlText w:val="%1."/>
      <w:lvlJc w:val="left"/>
      <w:pPr>
        <w:ind w:left="2017"/>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1" w:tplc="3C808612">
      <w:start w:val="1"/>
      <w:numFmt w:val="lowerLetter"/>
      <w:lvlText w:val="%2"/>
      <w:lvlJc w:val="left"/>
      <w:pPr>
        <w:ind w:left="280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2" w:tplc="C6D2FD72">
      <w:start w:val="1"/>
      <w:numFmt w:val="lowerRoman"/>
      <w:lvlText w:val="%3"/>
      <w:lvlJc w:val="left"/>
      <w:pPr>
        <w:ind w:left="352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3" w:tplc="A502BA34">
      <w:start w:val="1"/>
      <w:numFmt w:val="decimal"/>
      <w:lvlText w:val="%4"/>
      <w:lvlJc w:val="left"/>
      <w:pPr>
        <w:ind w:left="424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4" w:tplc="0030ABDC">
      <w:start w:val="1"/>
      <w:numFmt w:val="lowerLetter"/>
      <w:lvlText w:val="%5"/>
      <w:lvlJc w:val="left"/>
      <w:pPr>
        <w:ind w:left="496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5" w:tplc="97007A2C">
      <w:start w:val="1"/>
      <w:numFmt w:val="lowerRoman"/>
      <w:lvlText w:val="%6"/>
      <w:lvlJc w:val="left"/>
      <w:pPr>
        <w:ind w:left="568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6" w:tplc="57EC6436">
      <w:start w:val="1"/>
      <w:numFmt w:val="decimal"/>
      <w:lvlText w:val="%7"/>
      <w:lvlJc w:val="left"/>
      <w:pPr>
        <w:ind w:left="640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7" w:tplc="CFA22928">
      <w:start w:val="1"/>
      <w:numFmt w:val="lowerLetter"/>
      <w:lvlText w:val="%8"/>
      <w:lvlJc w:val="left"/>
      <w:pPr>
        <w:ind w:left="712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8" w:tplc="59D48F96">
      <w:start w:val="1"/>
      <w:numFmt w:val="lowerRoman"/>
      <w:lvlText w:val="%9"/>
      <w:lvlJc w:val="left"/>
      <w:pPr>
        <w:ind w:left="784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abstractNum>
  <w:abstractNum w:abstractNumId="23" w15:restartNumberingAfterBreak="0">
    <w:nsid w:val="5294510D"/>
    <w:multiLevelType w:val="multilevel"/>
    <w:tmpl w:val="27D8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005C38"/>
    <w:multiLevelType w:val="hybridMultilevel"/>
    <w:tmpl w:val="4A424D6A"/>
    <w:lvl w:ilvl="0" w:tplc="5BB4633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9183B0F"/>
    <w:multiLevelType w:val="hybridMultilevel"/>
    <w:tmpl w:val="FF005D04"/>
    <w:lvl w:ilvl="0" w:tplc="0CE4F02E">
      <w:start w:val="5"/>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B064CDF"/>
    <w:multiLevelType w:val="hybridMultilevel"/>
    <w:tmpl w:val="7A7C531E"/>
    <w:lvl w:ilvl="0" w:tplc="5140691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600C0800"/>
    <w:multiLevelType w:val="hybridMultilevel"/>
    <w:tmpl w:val="3BBE7A2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BC086B"/>
    <w:multiLevelType w:val="hybridMultilevel"/>
    <w:tmpl w:val="6DD4EF48"/>
    <w:lvl w:ilvl="0" w:tplc="38B25DB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CC7E00"/>
    <w:multiLevelType w:val="hybridMultilevel"/>
    <w:tmpl w:val="F996B11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E0054C5"/>
    <w:multiLevelType w:val="hybridMultilevel"/>
    <w:tmpl w:val="7A2E9460"/>
    <w:lvl w:ilvl="0" w:tplc="951279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0536B80"/>
    <w:multiLevelType w:val="hybridMultilevel"/>
    <w:tmpl w:val="A246E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DA4CA6"/>
    <w:multiLevelType w:val="hybridMultilevel"/>
    <w:tmpl w:val="9DF2E68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8313BF4"/>
    <w:multiLevelType w:val="hybridMultilevel"/>
    <w:tmpl w:val="A1943A7A"/>
    <w:lvl w:ilvl="0" w:tplc="B9AEE934">
      <w:start w:val="1"/>
      <w:numFmt w:val="decimal"/>
      <w:lvlText w:val="%1."/>
      <w:lvlJc w:val="left"/>
      <w:pPr>
        <w:tabs>
          <w:tab w:val="num" w:pos="720"/>
        </w:tabs>
        <w:ind w:left="720" w:hanging="360"/>
      </w:pPr>
    </w:lvl>
    <w:lvl w:ilvl="1" w:tplc="042079BE">
      <w:start w:val="1"/>
      <w:numFmt w:val="decimal"/>
      <w:lvlText w:val="%2."/>
      <w:lvlJc w:val="left"/>
      <w:pPr>
        <w:tabs>
          <w:tab w:val="num" w:pos="1440"/>
        </w:tabs>
        <w:ind w:left="1440" w:hanging="360"/>
      </w:pPr>
    </w:lvl>
    <w:lvl w:ilvl="2" w:tplc="DE0E6070">
      <w:start w:val="1"/>
      <w:numFmt w:val="decimal"/>
      <w:lvlText w:val="%3."/>
      <w:lvlJc w:val="left"/>
      <w:pPr>
        <w:tabs>
          <w:tab w:val="num" w:pos="2160"/>
        </w:tabs>
        <w:ind w:left="2160" w:hanging="360"/>
      </w:pPr>
    </w:lvl>
    <w:lvl w:ilvl="3" w:tplc="2496D448">
      <w:start w:val="1"/>
      <w:numFmt w:val="decimal"/>
      <w:lvlText w:val="%4."/>
      <w:lvlJc w:val="left"/>
      <w:pPr>
        <w:tabs>
          <w:tab w:val="num" w:pos="2880"/>
        </w:tabs>
        <w:ind w:left="2880" w:hanging="360"/>
      </w:pPr>
    </w:lvl>
    <w:lvl w:ilvl="4" w:tplc="88081BCC">
      <w:start w:val="1"/>
      <w:numFmt w:val="decimal"/>
      <w:lvlText w:val="%5."/>
      <w:lvlJc w:val="left"/>
      <w:pPr>
        <w:tabs>
          <w:tab w:val="num" w:pos="3600"/>
        </w:tabs>
        <w:ind w:left="3600" w:hanging="360"/>
      </w:pPr>
    </w:lvl>
    <w:lvl w:ilvl="5" w:tplc="D5EAFE56">
      <w:start w:val="1"/>
      <w:numFmt w:val="decimal"/>
      <w:lvlText w:val="%6."/>
      <w:lvlJc w:val="left"/>
      <w:pPr>
        <w:tabs>
          <w:tab w:val="num" w:pos="4320"/>
        </w:tabs>
        <w:ind w:left="4320" w:hanging="360"/>
      </w:pPr>
    </w:lvl>
    <w:lvl w:ilvl="6" w:tplc="EC169EE8">
      <w:start w:val="1"/>
      <w:numFmt w:val="decimal"/>
      <w:lvlText w:val="%7."/>
      <w:lvlJc w:val="left"/>
      <w:pPr>
        <w:tabs>
          <w:tab w:val="num" w:pos="5040"/>
        </w:tabs>
        <w:ind w:left="5040" w:hanging="360"/>
      </w:pPr>
    </w:lvl>
    <w:lvl w:ilvl="7" w:tplc="B70A8766">
      <w:start w:val="1"/>
      <w:numFmt w:val="decimal"/>
      <w:lvlText w:val="%8."/>
      <w:lvlJc w:val="left"/>
      <w:pPr>
        <w:tabs>
          <w:tab w:val="num" w:pos="5760"/>
        </w:tabs>
        <w:ind w:left="5760" w:hanging="360"/>
      </w:pPr>
    </w:lvl>
    <w:lvl w:ilvl="8" w:tplc="F75412EC">
      <w:start w:val="1"/>
      <w:numFmt w:val="decimal"/>
      <w:lvlText w:val="%9."/>
      <w:lvlJc w:val="left"/>
      <w:pPr>
        <w:tabs>
          <w:tab w:val="num" w:pos="6480"/>
        </w:tabs>
        <w:ind w:left="6480" w:hanging="360"/>
      </w:pPr>
    </w:lvl>
  </w:abstractNum>
  <w:num w:numId="1" w16cid:durableId="511995542">
    <w:abstractNumId w:val="23"/>
  </w:num>
  <w:num w:numId="2" w16cid:durableId="1561290118">
    <w:abstractNumId w:val="6"/>
  </w:num>
  <w:num w:numId="3" w16cid:durableId="667438823">
    <w:abstractNumId w:val="12"/>
  </w:num>
  <w:num w:numId="4" w16cid:durableId="776798319">
    <w:abstractNumId w:val="11"/>
  </w:num>
  <w:num w:numId="5" w16cid:durableId="4840088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6860288">
    <w:abstractNumId w:val="20"/>
  </w:num>
  <w:num w:numId="7" w16cid:durableId="93980121">
    <w:abstractNumId w:val="10"/>
  </w:num>
  <w:num w:numId="8" w16cid:durableId="260450493">
    <w:abstractNumId w:val="6"/>
  </w:num>
  <w:num w:numId="9" w16cid:durableId="332873965">
    <w:abstractNumId w:val="17"/>
  </w:num>
  <w:num w:numId="10" w16cid:durableId="71244692">
    <w:abstractNumId w:val="24"/>
  </w:num>
  <w:num w:numId="11" w16cid:durableId="1550721058">
    <w:abstractNumId w:val="18"/>
  </w:num>
  <w:num w:numId="12" w16cid:durableId="1334918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2523359">
    <w:abstractNumId w:val="1"/>
  </w:num>
  <w:num w:numId="14" w16cid:durableId="2015842159">
    <w:abstractNumId w:val="3"/>
  </w:num>
  <w:num w:numId="15" w16cid:durableId="848368049">
    <w:abstractNumId w:val="14"/>
  </w:num>
  <w:num w:numId="16" w16cid:durableId="505829020">
    <w:abstractNumId w:val="15"/>
  </w:num>
  <w:num w:numId="17" w16cid:durableId="57751597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0288603">
    <w:abstractNumId w:val="9"/>
  </w:num>
  <w:num w:numId="19" w16cid:durableId="991560218">
    <w:abstractNumId w:val="33"/>
  </w:num>
  <w:num w:numId="20" w16cid:durableId="1004169833">
    <w:abstractNumId w:val="8"/>
  </w:num>
  <w:num w:numId="21" w16cid:durableId="2073387859">
    <w:abstractNumId w:val="21"/>
  </w:num>
  <w:num w:numId="22" w16cid:durableId="917978739">
    <w:abstractNumId w:val="4"/>
  </w:num>
  <w:num w:numId="23" w16cid:durableId="1289773368">
    <w:abstractNumId w:val="31"/>
  </w:num>
  <w:num w:numId="24" w16cid:durableId="1545945671">
    <w:abstractNumId w:val="25"/>
  </w:num>
  <w:num w:numId="25" w16cid:durableId="735398490">
    <w:abstractNumId w:val="13"/>
  </w:num>
  <w:num w:numId="26" w16cid:durableId="1538927643">
    <w:abstractNumId w:val="16"/>
  </w:num>
  <w:num w:numId="27" w16cid:durableId="1620187207">
    <w:abstractNumId w:val="7"/>
  </w:num>
  <w:num w:numId="28" w16cid:durableId="1018854058">
    <w:abstractNumId w:val="27"/>
  </w:num>
  <w:num w:numId="29" w16cid:durableId="1204363371">
    <w:abstractNumId w:val="32"/>
  </w:num>
  <w:num w:numId="30" w16cid:durableId="382217610">
    <w:abstractNumId w:val="30"/>
  </w:num>
  <w:num w:numId="31" w16cid:durableId="869799215">
    <w:abstractNumId w:val="2"/>
  </w:num>
  <w:num w:numId="32" w16cid:durableId="1568804347">
    <w:abstractNumId w:val="0"/>
  </w:num>
  <w:num w:numId="33" w16cid:durableId="804347238">
    <w:abstractNumId w:val="19"/>
  </w:num>
  <w:num w:numId="34" w16cid:durableId="408431164">
    <w:abstractNumId w:val="29"/>
  </w:num>
  <w:num w:numId="35" w16cid:durableId="1750887359">
    <w:abstractNumId w:val="22"/>
  </w:num>
  <w:num w:numId="36" w16cid:durableId="691806069">
    <w:abstractNumId w:val="5"/>
  </w:num>
  <w:num w:numId="37" w16cid:durableId="2042316091">
    <w:abstractNumId w:val="28"/>
  </w:num>
  <w:num w:numId="38" w16cid:durableId="31346048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Gordon (Student)">
    <w15:presenceInfo w15:providerId="AD" w15:userId="S::2502331@dundee.ac.uk::9b83ea64-f2e7-4dd6-916c-fa875a1fe8a6"/>
  </w15:person>
  <w15:person w15:author="Oluwafemi Samuel (Staff)">
    <w15:presenceInfo w15:providerId="AD" w15:userId="S::OSamuel002@dundee.ac.uk::74e0c171-373e-4749-b077-9be3f619f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558"/>
    <w:rsid w:val="00000123"/>
    <w:rsid w:val="000004EE"/>
    <w:rsid w:val="00001138"/>
    <w:rsid w:val="000029AB"/>
    <w:rsid w:val="00002EFA"/>
    <w:rsid w:val="000067D1"/>
    <w:rsid w:val="00007026"/>
    <w:rsid w:val="00015013"/>
    <w:rsid w:val="00015B8D"/>
    <w:rsid w:val="00015CFB"/>
    <w:rsid w:val="00016D9B"/>
    <w:rsid w:val="0001796C"/>
    <w:rsid w:val="00022156"/>
    <w:rsid w:val="00022EAA"/>
    <w:rsid w:val="000231E3"/>
    <w:rsid w:val="00032105"/>
    <w:rsid w:val="000325ED"/>
    <w:rsid w:val="00032EE4"/>
    <w:rsid w:val="00036670"/>
    <w:rsid w:val="000409E0"/>
    <w:rsid w:val="00045AE2"/>
    <w:rsid w:val="00046199"/>
    <w:rsid w:val="0004706A"/>
    <w:rsid w:val="000479ED"/>
    <w:rsid w:val="00051276"/>
    <w:rsid w:val="00051B6E"/>
    <w:rsid w:val="00055BA8"/>
    <w:rsid w:val="00056F16"/>
    <w:rsid w:val="0005727B"/>
    <w:rsid w:val="00057879"/>
    <w:rsid w:val="00060AE5"/>
    <w:rsid w:val="00060DE9"/>
    <w:rsid w:val="000615F6"/>
    <w:rsid w:val="00062BDD"/>
    <w:rsid w:val="00063F1A"/>
    <w:rsid w:val="000644BA"/>
    <w:rsid w:val="000644DE"/>
    <w:rsid w:val="0006458F"/>
    <w:rsid w:val="000648C5"/>
    <w:rsid w:val="000651C8"/>
    <w:rsid w:val="00066215"/>
    <w:rsid w:val="00067023"/>
    <w:rsid w:val="000719C5"/>
    <w:rsid w:val="0007534D"/>
    <w:rsid w:val="00075A6D"/>
    <w:rsid w:val="0007611C"/>
    <w:rsid w:val="00076A73"/>
    <w:rsid w:val="00082856"/>
    <w:rsid w:val="00083467"/>
    <w:rsid w:val="00084EB8"/>
    <w:rsid w:val="00086178"/>
    <w:rsid w:val="000862FD"/>
    <w:rsid w:val="000876C0"/>
    <w:rsid w:val="000915B1"/>
    <w:rsid w:val="00093741"/>
    <w:rsid w:val="00094AB8"/>
    <w:rsid w:val="00096249"/>
    <w:rsid w:val="000A0AB6"/>
    <w:rsid w:val="000A0B69"/>
    <w:rsid w:val="000A1A70"/>
    <w:rsid w:val="000A49B2"/>
    <w:rsid w:val="000A54FD"/>
    <w:rsid w:val="000A6C55"/>
    <w:rsid w:val="000A703F"/>
    <w:rsid w:val="000A7C8F"/>
    <w:rsid w:val="000B1D63"/>
    <w:rsid w:val="000B30CC"/>
    <w:rsid w:val="000B4003"/>
    <w:rsid w:val="000B6B98"/>
    <w:rsid w:val="000B7745"/>
    <w:rsid w:val="000C0DF0"/>
    <w:rsid w:val="000C50E7"/>
    <w:rsid w:val="000C79B5"/>
    <w:rsid w:val="000D0E8B"/>
    <w:rsid w:val="000D1F5D"/>
    <w:rsid w:val="000D2128"/>
    <w:rsid w:val="000D2FBD"/>
    <w:rsid w:val="000D3616"/>
    <w:rsid w:val="000D578B"/>
    <w:rsid w:val="000D64EC"/>
    <w:rsid w:val="000D68D6"/>
    <w:rsid w:val="000D6D82"/>
    <w:rsid w:val="000E275F"/>
    <w:rsid w:val="000E473B"/>
    <w:rsid w:val="000E5B0A"/>
    <w:rsid w:val="000E6908"/>
    <w:rsid w:val="000F2F96"/>
    <w:rsid w:val="000F60C8"/>
    <w:rsid w:val="000F6ECD"/>
    <w:rsid w:val="00106A88"/>
    <w:rsid w:val="0011073B"/>
    <w:rsid w:val="00112027"/>
    <w:rsid w:val="001121BA"/>
    <w:rsid w:val="00112647"/>
    <w:rsid w:val="00113FA2"/>
    <w:rsid w:val="0011436F"/>
    <w:rsid w:val="00114ED4"/>
    <w:rsid w:val="00117384"/>
    <w:rsid w:val="001259D2"/>
    <w:rsid w:val="00125FB9"/>
    <w:rsid w:val="00130539"/>
    <w:rsid w:val="00131AD0"/>
    <w:rsid w:val="001324D2"/>
    <w:rsid w:val="00132FAF"/>
    <w:rsid w:val="00142633"/>
    <w:rsid w:val="00144330"/>
    <w:rsid w:val="001528D7"/>
    <w:rsid w:val="00152C2A"/>
    <w:rsid w:val="0015508F"/>
    <w:rsid w:val="00155C29"/>
    <w:rsid w:val="001560F9"/>
    <w:rsid w:val="00156C15"/>
    <w:rsid w:val="00156DE5"/>
    <w:rsid w:val="001576ED"/>
    <w:rsid w:val="0016007C"/>
    <w:rsid w:val="00160B48"/>
    <w:rsid w:val="00165243"/>
    <w:rsid w:val="001662B8"/>
    <w:rsid w:val="001747F3"/>
    <w:rsid w:val="00174DD9"/>
    <w:rsid w:val="00175F6B"/>
    <w:rsid w:val="00177051"/>
    <w:rsid w:val="00184FC1"/>
    <w:rsid w:val="001860F0"/>
    <w:rsid w:val="0018666A"/>
    <w:rsid w:val="00192CD2"/>
    <w:rsid w:val="00192D88"/>
    <w:rsid w:val="00194ABC"/>
    <w:rsid w:val="0019581A"/>
    <w:rsid w:val="00195CCC"/>
    <w:rsid w:val="00195E8B"/>
    <w:rsid w:val="001A052C"/>
    <w:rsid w:val="001A1945"/>
    <w:rsid w:val="001A44F2"/>
    <w:rsid w:val="001A4BA4"/>
    <w:rsid w:val="001A6EA0"/>
    <w:rsid w:val="001A6FD1"/>
    <w:rsid w:val="001B0833"/>
    <w:rsid w:val="001B388A"/>
    <w:rsid w:val="001B3BC4"/>
    <w:rsid w:val="001B3D9B"/>
    <w:rsid w:val="001B4603"/>
    <w:rsid w:val="001B60FF"/>
    <w:rsid w:val="001B6583"/>
    <w:rsid w:val="001C3034"/>
    <w:rsid w:val="001C3C55"/>
    <w:rsid w:val="001C4163"/>
    <w:rsid w:val="001C5459"/>
    <w:rsid w:val="001C5AE2"/>
    <w:rsid w:val="001C6BF8"/>
    <w:rsid w:val="001C6C0A"/>
    <w:rsid w:val="001D1BCD"/>
    <w:rsid w:val="001D363A"/>
    <w:rsid w:val="001E069B"/>
    <w:rsid w:val="001E32E4"/>
    <w:rsid w:val="001E3B51"/>
    <w:rsid w:val="001E4492"/>
    <w:rsid w:val="001F0357"/>
    <w:rsid w:val="001F21C0"/>
    <w:rsid w:val="001F5115"/>
    <w:rsid w:val="001F5518"/>
    <w:rsid w:val="001F5A80"/>
    <w:rsid w:val="001F60FB"/>
    <w:rsid w:val="002003A7"/>
    <w:rsid w:val="00201BC0"/>
    <w:rsid w:val="002030C0"/>
    <w:rsid w:val="00203405"/>
    <w:rsid w:val="0020349F"/>
    <w:rsid w:val="002037E2"/>
    <w:rsid w:val="00203FE7"/>
    <w:rsid w:val="00207045"/>
    <w:rsid w:val="00210168"/>
    <w:rsid w:val="0021021B"/>
    <w:rsid w:val="002124ED"/>
    <w:rsid w:val="00213EE6"/>
    <w:rsid w:val="002163B4"/>
    <w:rsid w:val="00221050"/>
    <w:rsid w:val="0022156C"/>
    <w:rsid w:val="00223168"/>
    <w:rsid w:val="002236D2"/>
    <w:rsid w:val="00226CCB"/>
    <w:rsid w:val="00231747"/>
    <w:rsid w:val="00233E16"/>
    <w:rsid w:val="00235078"/>
    <w:rsid w:val="002372DE"/>
    <w:rsid w:val="0023731E"/>
    <w:rsid w:val="00243F16"/>
    <w:rsid w:val="0024438C"/>
    <w:rsid w:val="00246047"/>
    <w:rsid w:val="002462A5"/>
    <w:rsid w:val="00255289"/>
    <w:rsid w:val="0026003C"/>
    <w:rsid w:val="00260692"/>
    <w:rsid w:val="002646AA"/>
    <w:rsid w:val="00264C51"/>
    <w:rsid w:val="00266C1D"/>
    <w:rsid w:val="002708D9"/>
    <w:rsid w:val="00273ECD"/>
    <w:rsid w:val="00276A44"/>
    <w:rsid w:val="00276EDC"/>
    <w:rsid w:val="002806CA"/>
    <w:rsid w:val="00280749"/>
    <w:rsid w:val="00281ED3"/>
    <w:rsid w:val="00283311"/>
    <w:rsid w:val="002838E8"/>
    <w:rsid w:val="00283E8F"/>
    <w:rsid w:val="002858EE"/>
    <w:rsid w:val="00285925"/>
    <w:rsid w:val="00285C79"/>
    <w:rsid w:val="002869B2"/>
    <w:rsid w:val="00287CBD"/>
    <w:rsid w:val="002902A1"/>
    <w:rsid w:val="00294503"/>
    <w:rsid w:val="00295352"/>
    <w:rsid w:val="00295969"/>
    <w:rsid w:val="002977A5"/>
    <w:rsid w:val="002A159D"/>
    <w:rsid w:val="002A1ECF"/>
    <w:rsid w:val="002A21B6"/>
    <w:rsid w:val="002A2FB1"/>
    <w:rsid w:val="002A446D"/>
    <w:rsid w:val="002A4EFD"/>
    <w:rsid w:val="002B26D5"/>
    <w:rsid w:val="002B4776"/>
    <w:rsid w:val="002B7D57"/>
    <w:rsid w:val="002C2461"/>
    <w:rsid w:val="002C469A"/>
    <w:rsid w:val="002C5A87"/>
    <w:rsid w:val="002C6931"/>
    <w:rsid w:val="002C6CA5"/>
    <w:rsid w:val="002C7B14"/>
    <w:rsid w:val="002D14AF"/>
    <w:rsid w:val="002D15D6"/>
    <w:rsid w:val="002D2389"/>
    <w:rsid w:val="002D318D"/>
    <w:rsid w:val="002D397E"/>
    <w:rsid w:val="002D4538"/>
    <w:rsid w:val="002D4B16"/>
    <w:rsid w:val="002D4FDB"/>
    <w:rsid w:val="002D5171"/>
    <w:rsid w:val="002D64CA"/>
    <w:rsid w:val="002D688D"/>
    <w:rsid w:val="002D6C2C"/>
    <w:rsid w:val="002D6DD4"/>
    <w:rsid w:val="002D72D6"/>
    <w:rsid w:val="002D7EC3"/>
    <w:rsid w:val="002E0B99"/>
    <w:rsid w:val="002E2BF6"/>
    <w:rsid w:val="002E5513"/>
    <w:rsid w:val="002E5EA4"/>
    <w:rsid w:val="002F0EDA"/>
    <w:rsid w:val="002F103C"/>
    <w:rsid w:val="002F222E"/>
    <w:rsid w:val="002F22A5"/>
    <w:rsid w:val="002F436F"/>
    <w:rsid w:val="002F6F3F"/>
    <w:rsid w:val="0030295C"/>
    <w:rsid w:val="003033B4"/>
    <w:rsid w:val="00304CF3"/>
    <w:rsid w:val="00310C22"/>
    <w:rsid w:val="00313B0A"/>
    <w:rsid w:val="00315D3A"/>
    <w:rsid w:val="00315EF0"/>
    <w:rsid w:val="0031767D"/>
    <w:rsid w:val="003213E0"/>
    <w:rsid w:val="00321B18"/>
    <w:rsid w:val="003240BF"/>
    <w:rsid w:val="003315D1"/>
    <w:rsid w:val="003320AA"/>
    <w:rsid w:val="0033490B"/>
    <w:rsid w:val="00335C72"/>
    <w:rsid w:val="00335EB5"/>
    <w:rsid w:val="003370A7"/>
    <w:rsid w:val="003370B1"/>
    <w:rsid w:val="0035044B"/>
    <w:rsid w:val="00351DE6"/>
    <w:rsid w:val="00353582"/>
    <w:rsid w:val="003561C8"/>
    <w:rsid w:val="003576D9"/>
    <w:rsid w:val="00362416"/>
    <w:rsid w:val="003628BC"/>
    <w:rsid w:val="00362DD5"/>
    <w:rsid w:val="00362FD9"/>
    <w:rsid w:val="00366B26"/>
    <w:rsid w:val="003670A3"/>
    <w:rsid w:val="00367ADE"/>
    <w:rsid w:val="00370BD0"/>
    <w:rsid w:val="00371D57"/>
    <w:rsid w:val="00372AF7"/>
    <w:rsid w:val="00375232"/>
    <w:rsid w:val="00380F49"/>
    <w:rsid w:val="00383774"/>
    <w:rsid w:val="00383F03"/>
    <w:rsid w:val="00384D99"/>
    <w:rsid w:val="0038504A"/>
    <w:rsid w:val="00387136"/>
    <w:rsid w:val="00390706"/>
    <w:rsid w:val="00393980"/>
    <w:rsid w:val="003A02AB"/>
    <w:rsid w:val="003A1023"/>
    <w:rsid w:val="003A1703"/>
    <w:rsid w:val="003A2458"/>
    <w:rsid w:val="003A5F46"/>
    <w:rsid w:val="003B2122"/>
    <w:rsid w:val="003B3435"/>
    <w:rsid w:val="003B400C"/>
    <w:rsid w:val="003B537D"/>
    <w:rsid w:val="003B5AEC"/>
    <w:rsid w:val="003B6D2E"/>
    <w:rsid w:val="003B79DC"/>
    <w:rsid w:val="003C1938"/>
    <w:rsid w:val="003C1C87"/>
    <w:rsid w:val="003C2EE9"/>
    <w:rsid w:val="003C438D"/>
    <w:rsid w:val="003D0D91"/>
    <w:rsid w:val="003D3518"/>
    <w:rsid w:val="003D35FD"/>
    <w:rsid w:val="003D38C7"/>
    <w:rsid w:val="003D4FBC"/>
    <w:rsid w:val="003D5389"/>
    <w:rsid w:val="003D6B05"/>
    <w:rsid w:val="003D6E92"/>
    <w:rsid w:val="003E050F"/>
    <w:rsid w:val="003E1DB4"/>
    <w:rsid w:val="003E401F"/>
    <w:rsid w:val="003F3392"/>
    <w:rsid w:val="003F35FB"/>
    <w:rsid w:val="003F3ACA"/>
    <w:rsid w:val="003F6DEF"/>
    <w:rsid w:val="00401BD5"/>
    <w:rsid w:val="00404EC8"/>
    <w:rsid w:val="0040579F"/>
    <w:rsid w:val="00406C40"/>
    <w:rsid w:val="004071D5"/>
    <w:rsid w:val="00407421"/>
    <w:rsid w:val="004116B6"/>
    <w:rsid w:val="00414EB3"/>
    <w:rsid w:val="00417666"/>
    <w:rsid w:val="004176F8"/>
    <w:rsid w:val="00417E94"/>
    <w:rsid w:val="00421969"/>
    <w:rsid w:val="00421CE0"/>
    <w:rsid w:val="00422AAE"/>
    <w:rsid w:val="00422CD9"/>
    <w:rsid w:val="004240EF"/>
    <w:rsid w:val="0042631C"/>
    <w:rsid w:val="00427179"/>
    <w:rsid w:val="00427CC4"/>
    <w:rsid w:val="00430028"/>
    <w:rsid w:val="004306E1"/>
    <w:rsid w:val="00430882"/>
    <w:rsid w:val="00432F63"/>
    <w:rsid w:val="00434FD3"/>
    <w:rsid w:val="004353C2"/>
    <w:rsid w:val="00445EF5"/>
    <w:rsid w:val="00447349"/>
    <w:rsid w:val="004503AB"/>
    <w:rsid w:val="004523B2"/>
    <w:rsid w:val="0045258A"/>
    <w:rsid w:val="00452CC8"/>
    <w:rsid w:val="00452E68"/>
    <w:rsid w:val="00453298"/>
    <w:rsid w:val="0045338B"/>
    <w:rsid w:val="004554DC"/>
    <w:rsid w:val="0045636D"/>
    <w:rsid w:val="0046038A"/>
    <w:rsid w:val="004670C8"/>
    <w:rsid w:val="004825D3"/>
    <w:rsid w:val="00485015"/>
    <w:rsid w:val="00485B87"/>
    <w:rsid w:val="004903F1"/>
    <w:rsid w:val="00490FE7"/>
    <w:rsid w:val="004916ED"/>
    <w:rsid w:val="00494289"/>
    <w:rsid w:val="004A282B"/>
    <w:rsid w:val="004A2BC6"/>
    <w:rsid w:val="004A7C9F"/>
    <w:rsid w:val="004B208C"/>
    <w:rsid w:val="004B284B"/>
    <w:rsid w:val="004B29FC"/>
    <w:rsid w:val="004B2D97"/>
    <w:rsid w:val="004B34B8"/>
    <w:rsid w:val="004B3949"/>
    <w:rsid w:val="004B52D4"/>
    <w:rsid w:val="004B6323"/>
    <w:rsid w:val="004B64D1"/>
    <w:rsid w:val="004C0170"/>
    <w:rsid w:val="004C08CD"/>
    <w:rsid w:val="004C3465"/>
    <w:rsid w:val="004C4E63"/>
    <w:rsid w:val="004C5209"/>
    <w:rsid w:val="004C5EAC"/>
    <w:rsid w:val="004C6AF0"/>
    <w:rsid w:val="004D034B"/>
    <w:rsid w:val="004D213B"/>
    <w:rsid w:val="004D270F"/>
    <w:rsid w:val="004D32A3"/>
    <w:rsid w:val="004D39C7"/>
    <w:rsid w:val="004D44C1"/>
    <w:rsid w:val="004D4B01"/>
    <w:rsid w:val="004D5206"/>
    <w:rsid w:val="004D619F"/>
    <w:rsid w:val="004E0522"/>
    <w:rsid w:val="004E0B4B"/>
    <w:rsid w:val="004E0B6E"/>
    <w:rsid w:val="004E43DA"/>
    <w:rsid w:val="004E4FA1"/>
    <w:rsid w:val="004E6EEC"/>
    <w:rsid w:val="004F03E7"/>
    <w:rsid w:val="004F181A"/>
    <w:rsid w:val="004F2D7A"/>
    <w:rsid w:val="004F2F35"/>
    <w:rsid w:val="004F6D16"/>
    <w:rsid w:val="00500014"/>
    <w:rsid w:val="0050014B"/>
    <w:rsid w:val="00502C4D"/>
    <w:rsid w:val="00505756"/>
    <w:rsid w:val="00506A03"/>
    <w:rsid w:val="00506BBC"/>
    <w:rsid w:val="005114E5"/>
    <w:rsid w:val="005136CE"/>
    <w:rsid w:val="00515797"/>
    <w:rsid w:val="00520D07"/>
    <w:rsid w:val="00520E5D"/>
    <w:rsid w:val="0052395C"/>
    <w:rsid w:val="00524934"/>
    <w:rsid w:val="00524D6A"/>
    <w:rsid w:val="0053063D"/>
    <w:rsid w:val="00532219"/>
    <w:rsid w:val="00532F9E"/>
    <w:rsid w:val="0053482B"/>
    <w:rsid w:val="00534BA4"/>
    <w:rsid w:val="00534D1D"/>
    <w:rsid w:val="00534E42"/>
    <w:rsid w:val="00535349"/>
    <w:rsid w:val="00536592"/>
    <w:rsid w:val="005401D8"/>
    <w:rsid w:val="00543B64"/>
    <w:rsid w:val="005451EA"/>
    <w:rsid w:val="00546F1F"/>
    <w:rsid w:val="00551404"/>
    <w:rsid w:val="00553FF3"/>
    <w:rsid w:val="005575B9"/>
    <w:rsid w:val="00561A3D"/>
    <w:rsid w:val="00562E7F"/>
    <w:rsid w:val="00564C99"/>
    <w:rsid w:val="00565F1E"/>
    <w:rsid w:val="00566FCC"/>
    <w:rsid w:val="005678CF"/>
    <w:rsid w:val="00571CAD"/>
    <w:rsid w:val="00571FE7"/>
    <w:rsid w:val="0057553C"/>
    <w:rsid w:val="00580255"/>
    <w:rsid w:val="00583E3A"/>
    <w:rsid w:val="005849BE"/>
    <w:rsid w:val="00586D9A"/>
    <w:rsid w:val="00587D2D"/>
    <w:rsid w:val="005902F8"/>
    <w:rsid w:val="0059049B"/>
    <w:rsid w:val="00592BB8"/>
    <w:rsid w:val="00592F25"/>
    <w:rsid w:val="00594E69"/>
    <w:rsid w:val="00595BC1"/>
    <w:rsid w:val="005A51C9"/>
    <w:rsid w:val="005A6415"/>
    <w:rsid w:val="005A6B6A"/>
    <w:rsid w:val="005B11EE"/>
    <w:rsid w:val="005B3C8C"/>
    <w:rsid w:val="005B43EA"/>
    <w:rsid w:val="005B61A2"/>
    <w:rsid w:val="005B62D3"/>
    <w:rsid w:val="005C00A1"/>
    <w:rsid w:val="005C2D92"/>
    <w:rsid w:val="005C3C93"/>
    <w:rsid w:val="005C579D"/>
    <w:rsid w:val="005D29DE"/>
    <w:rsid w:val="005D3766"/>
    <w:rsid w:val="005D6985"/>
    <w:rsid w:val="005D6D34"/>
    <w:rsid w:val="005D76FB"/>
    <w:rsid w:val="005E1EE2"/>
    <w:rsid w:val="005E4DC7"/>
    <w:rsid w:val="005E66BE"/>
    <w:rsid w:val="005F7FC7"/>
    <w:rsid w:val="00602CDD"/>
    <w:rsid w:val="006038E7"/>
    <w:rsid w:val="00603E3B"/>
    <w:rsid w:val="00603E3E"/>
    <w:rsid w:val="00605B84"/>
    <w:rsid w:val="00610348"/>
    <w:rsid w:val="006140FF"/>
    <w:rsid w:val="00614D11"/>
    <w:rsid w:val="006239F7"/>
    <w:rsid w:val="006300DE"/>
    <w:rsid w:val="00631E97"/>
    <w:rsid w:val="00642608"/>
    <w:rsid w:val="00643867"/>
    <w:rsid w:val="0064436D"/>
    <w:rsid w:val="00644AD2"/>
    <w:rsid w:val="006469E2"/>
    <w:rsid w:val="00646F0D"/>
    <w:rsid w:val="0065183F"/>
    <w:rsid w:val="0065434B"/>
    <w:rsid w:val="00654B0C"/>
    <w:rsid w:val="0065746D"/>
    <w:rsid w:val="00662FC5"/>
    <w:rsid w:val="0066443B"/>
    <w:rsid w:val="006706BF"/>
    <w:rsid w:val="00670864"/>
    <w:rsid w:val="00676B52"/>
    <w:rsid w:val="006771A6"/>
    <w:rsid w:val="006803BA"/>
    <w:rsid w:val="00682578"/>
    <w:rsid w:val="00682BEE"/>
    <w:rsid w:val="006832C0"/>
    <w:rsid w:val="00684222"/>
    <w:rsid w:val="006850E0"/>
    <w:rsid w:val="00693581"/>
    <w:rsid w:val="00694CFE"/>
    <w:rsid w:val="006A28DE"/>
    <w:rsid w:val="006A2F86"/>
    <w:rsid w:val="006A385E"/>
    <w:rsid w:val="006A5E53"/>
    <w:rsid w:val="006A5F99"/>
    <w:rsid w:val="006A6EF7"/>
    <w:rsid w:val="006B18CA"/>
    <w:rsid w:val="006B2A90"/>
    <w:rsid w:val="006B3E7B"/>
    <w:rsid w:val="006B427F"/>
    <w:rsid w:val="006B6200"/>
    <w:rsid w:val="006B7850"/>
    <w:rsid w:val="006C0997"/>
    <w:rsid w:val="006C2437"/>
    <w:rsid w:val="006C46C3"/>
    <w:rsid w:val="006C5652"/>
    <w:rsid w:val="006C5CE5"/>
    <w:rsid w:val="006C637F"/>
    <w:rsid w:val="006C6E03"/>
    <w:rsid w:val="006C71EB"/>
    <w:rsid w:val="006D0748"/>
    <w:rsid w:val="006D272A"/>
    <w:rsid w:val="006D2753"/>
    <w:rsid w:val="006D353F"/>
    <w:rsid w:val="006D4A06"/>
    <w:rsid w:val="006D53C7"/>
    <w:rsid w:val="006D7E72"/>
    <w:rsid w:val="006E093D"/>
    <w:rsid w:val="006E50F0"/>
    <w:rsid w:val="006E5886"/>
    <w:rsid w:val="006E6155"/>
    <w:rsid w:val="006E6288"/>
    <w:rsid w:val="006F0008"/>
    <w:rsid w:val="006F0E11"/>
    <w:rsid w:val="006F179D"/>
    <w:rsid w:val="006F24AE"/>
    <w:rsid w:val="006F440B"/>
    <w:rsid w:val="00701BC9"/>
    <w:rsid w:val="00703628"/>
    <w:rsid w:val="007038B1"/>
    <w:rsid w:val="007043E8"/>
    <w:rsid w:val="00706B19"/>
    <w:rsid w:val="00710C7D"/>
    <w:rsid w:val="00714E54"/>
    <w:rsid w:val="007156AF"/>
    <w:rsid w:val="0071701E"/>
    <w:rsid w:val="0072141C"/>
    <w:rsid w:val="00723444"/>
    <w:rsid w:val="00731585"/>
    <w:rsid w:val="00731DC1"/>
    <w:rsid w:val="00732F00"/>
    <w:rsid w:val="00734129"/>
    <w:rsid w:val="007414F9"/>
    <w:rsid w:val="0074268D"/>
    <w:rsid w:val="00743795"/>
    <w:rsid w:val="00744154"/>
    <w:rsid w:val="00745672"/>
    <w:rsid w:val="007466B6"/>
    <w:rsid w:val="0074728C"/>
    <w:rsid w:val="007476C8"/>
    <w:rsid w:val="0075018D"/>
    <w:rsid w:val="00750C4A"/>
    <w:rsid w:val="00751F8D"/>
    <w:rsid w:val="007527C6"/>
    <w:rsid w:val="00754C37"/>
    <w:rsid w:val="00754C6D"/>
    <w:rsid w:val="007559D7"/>
    <w:rsid w:val="00756D1C"/>
    <w:rsid w:val="00762987"/>
    <w:rsid w:val="00762F1B"/>
    <w:rsid w:val="00763738"/>
    <w:rsid w:val="00764F9D"/>
    <w:rsid w:val="0077006C"/>
    <w:rsid w:val="00773158"/>
    <w:rsid w:val="007745CB"/>
    <w:rsid w:val="007753C3"/>
    <w:rsid w:val="00776906"/>
    <w:rsid w:val="00776F38"/>
    <w:rsid w:val="00780C9F"/>
    <w:rsid w:val="007838EC"/>
    <w:rsid w:val="00783B02"/>
    <w:rsid w:val="00784B29"/>
    <w:rsid w:val="007861BD"/>
    <w:rsid w:val="007863A0"/>
    <w:rsid w:val="00786FFB"/>
    <w:rsid w:val="00787231"/>
    <w:rsid w:val="007872B4"/>
    <w:rsid w:val="00791B4A"/>
    <w:rsid w:val="00794EF9"/>
    <w:rsid w:val="00796CD9"/>
    <w:rsid w:val="007A06FA"/>
    <w:rsid w:val="007A16D4"/>
    <w:rsid w:val="007A255D"/>
    <w:rsid w:val="007A26CA"/>
    <w:rsid w:val="007A3169"/>
    <w:rsid w:val="007A4187"/>
    <w:rsid w:val="007A5759"/>
    <w:rsid w:val="007B2542"/>
    <w:rsid w:val="007B5B18"/>
    <w:rsid w:val="007B5EDD"/>
    <w:rsid w:val="007B6495"/>
    <w:rsid w:val="007B656C"/>
    <w:rsid w:val="007B687D"/>
    <w:rsid w:val="007B7CC7"/>
    <w:rsid w:val="007C03AE"/>
    <w:rsid w:val="007C1BF6"/>
    <w:rsid w:val="007C244F"/>
    <w:rsid w:val="007C39FA"/>
    <w:rsid w:val="007C3FB6"/>
    <w:rsid w:val="007C4D9E"/>
    <w:rsid w:val="007C5782"/>
    <w:rsid w:val="007C766D"/>
    <w:rsid w:val="007D102E"/>
    <w:rsid w:val="007D5593"/>
    <w:rsid w:val="007D69D8"/>
    <w:rsid w:val="007D7A2C"/>
    <w:rsid w:val="007E4EA7"/>
    <w:rsid w:val="007F5283"/>
    <w:rsid w:val="007F6779"/>
    <w:rsid w:val="007F7C79"/>
    <w:rsid w:val="008001FD"/>
    <w:rsid w:val="00800DE6"/>
    <w:rsid w:val="00811814"/>
    <w:rsid w:val="00811A9C"/>
    <w:rsid w:val="00811DD6"/>
    <w:rsid w:val="00813572"/>
    <w:rsid w:val="00814EBB"/>
    <w:rsid w:val="00816C1C"/>
    <w:rsid w:val="0082165A"/>
    <w:rsid w:val="0082377F"/>
    <w:rsid w:val="0082411F"/>
    <w:rsid w:val="0083605B"/>
    <w:rsid w:val="00837B0A"/>
    <w:rsid w:val="00840583"/>
    <w:rsid w:val="00840F7F"/>
    <w:rsid w:val="00843598"/>
    <w:rsid w:val="00844205"/>
    <w:rsid w:val="00844F2A"/>
    <w:rsid w:val="0084596E"/>
    <w:rsid w:val="00846060"/>
    <w:rsid w:val="00851FEE"/>
    <w:rsid w:val="0085286E"/>
    <w:rsid w:val="00852AD6"/>
    <w:rsid w:val="00853446"/>
    <w:rsid w:val="00853F49"/>
    <w:rsid w:val="008556A6"/>
    <w:rsid w:val="00855B5A"/>
    <w:rsid w:val="008573C6"/>
    <w:rsid w:val="00857B64"/>
    <w:rsid w:val="00857BF0"/>
    <w:rsid w:val="00860032"/>
    <w:rsid w:val="0086020E"/>
    <w:rsid w:val="008605A6"/>
    <w:rsid w:val="00862837"/>
    <w:rsid w:val="008634ED"/>
    <w:rsid w:val="00863BC9"/>
    <w:rsid w:val="0086548A"/>
    <w:rsid w:val="008662BA"/>
    <w:rsid w:val="008665E4"/>
    <w:rsid w:val="008668FB"/>
    <w:rsid w:val="00870C8D"/>
    <w:rsid w:val="00872582"/>
    <w:rsid w:val="00872FC4"/>
    <w:rsid w:val="0087373A"/>
    <w:rsid w:val="00873BA2"/>
    <w:rsid w:val="00874747"/>
    <w:rsid w:val="0087597B"/>
    <w:rsid w:val="00875EF4"/>
    <w:rsid w:val="008760D2"/>
    <w:rsid w:val="00876845"/>
    <w:rsid w:val="008811D9"/>
    <w:rsid w:val="00882ADA"/>
    <w:rsid w:val="00883865"/>
    <w:rsid w:val="0088409B"/>
    <w:rsid w:val="00886346"/>
    <w:rsid w:val="008870C5"/>
    <w:rsid w:val="00890682"/>
    <w:rsid w:val="008916F9"/>
    <w:rsid w:val="00894287"/>
    <w:rsid w:val="008A53E2"/>
    <w:rsid w:val="008B276B"/>
    <w:rsid w:val="008B2D4B"/>
    <w:rsid w:val="008B693C"/>
    <w:rsid w:val="008B758F"/>
    <w:rsid w:val="008C08B1"/>
    <w:rsid w:val="008C1E31"/>
    <w:rsid w:val="008C423A"/>
    <w:rsid w:val="008C7EFF"/>
    <w:rsid w:val="008D1BCC"/>
    <w:rsid w:val="008D203A"/>
    <w:rsid w:val="008D210E"/>
    <w:rsid w:val="008D5F8B"/>
    <w:rsid w:val="008D66ED"/>
    <w:rsid w:val="008D6734"/>
    <w:rsid w:val="008E0A98"/>
    <w:rsid w:val="008E0F0A"/>
    <w:rsid w:val="008E128F"/>
    <w:rsid w:val="008E29A2"/>
    <w:rsid w:val="008E53CB"/>
    <w:rsid w:val="008E717D"/>
    <w:rsid w:val="008F1C18"/>
    <w:rsid w:val="008F28EF"/>
    <w:rsid w:val="008F44B6"/>
    <w:rsid w:val="008F6DC5"/>
    <w:rsid w:val="008F71ED"/>
    <w:rsid w:val="0090111F"/>
    <w:rsid w:val="009022EF"/>
    <w:rsid w:val="009027F6"/>
    <w:rsid w:val="009048B4"/>
    <w:rsid w:val="00905DB5"/>
    <w:rsid w:val="00906334"/>
    <w:rsid w:val="00910B5E"/>
    <w:rsid w:val="00910F8E"/>
    <w:rsid w:val="0091231B"/>
    <w:rsid w:val="00912D71"/>
    <w:rsid w:val="009149AF"/>
    <w:rsid w:val="00915CB0"/>
    <w:rsid w:val="00923484"/>
    <w:rsid w:val="00924DC8"/>
    <w:rsid w:val="00931BAD"/>
    <w:rsid w:val="00934947"/>
    <w:rsid w:val="009355CC"/>
    <w:rsid w:val="0093713C"/>
    <w:rsid w:val="009376B6"/>
    <w:rsid w:val="009417B4"/>
    <w:rsid w:val="00942BF8"/>
    <w:rsid w:val="0094335A"/>
    <w:rsid w:val="009445E4"/>
    <w:rsid w:val="00945F6B"/>
    <w:rsid w:val="00950F17"/>
    <w:rsid w:val="009511AF"/>
    <w:rsid w:val="0095353C"/>
    <w:rsid w:val="00956311"/>
    <w:rsid w:val="00962997"/>
    <w:rsid w:val="00962BB6"/>
    <w:rsid w:val="00967543"/>
    <w:rsid w:val="00970F47"/>
    <w:rsid w:val="00977692"/>
    <w:rsid w:val="00983B15"/>
    <w:rsid w:val="00984E9D"/>
    <w:rsid w:val="00984EC8"/>
    <w:rsid w:val="00985C7F"/>
    <w:rsid w:val="0099001F"/>
    <w:rsid w:val="00990394"/>
    <w:rsid w:val="00990CBC"/>
    <w:rsid w:val="00992A6D"/>
    <w:rsid w:val="00994317"/>
    <w:rsid w:val="0099463F"/>
    <w:rsid w:val="00994C22"/>
    <w:rsid w:val="00995849"/>
    <w:rsid w:val="009959D7"/>
    <w:rsid w:val="009960BE"/>
    <w:rsid w:val="009A0A82"/>
    <w:rsid w:val="009A2634"/>
    <w:rsid w:val="009A2B49"/>
    <w:rsid w:val="009A37CB"/>
    <w:rsid w:val="009A3D17"/>
    <w:rsid w:val="009A6986"/>
    <w:rsid w:val="009A7F6E"/>
    <w:rsid w:val="009B0C15"/>
    <w:rsid w:val="009B3E80"/>
    <w:rsid w:val="009B5FA2"/>
    <w:rsid w:val="009B738D"/>
    <w:rsid w:val="009B7B79"/>
    <w:rsid w:val="009C181E"/>
    <w:rsid w:val="009C2125"/>
    <w:rsid w:val="009C33B5"/>
    <w:rsid w:val="009C3CD7"/>
    <w:rsid w:val="009C756F"/>
    <w:rsid w:val="009D0D8F"/>
    <w:rsid w:val="009D3491"/>
    <w:rsid w:val="009D5059"/>
    <w:rsid w:val="009D5062"/>
    <w:rsid w:val="009E2650"/>
    <w:rsid w:val="009E492C"/>
    <w:rsid w:val="009E4A92"/>
    <w:rsid w:val="009E52E9"/>
    <w:rsid w:val="009E7E82"/>
    <w:rsid w:val="009F0E57"/>
    <w:rsid w:val="009F2311"/>
    <w:rsid w:val="009F2968"/>
    <w:rsid w:val="009F58A3"/>
    <w:rsid w:val="009F6C00"/>
    <w:rsid w:val="00A00D9D"/>
    <w:rsid w:val="00A02A30"/>
    <w:rsid w:val="00A0396D"/>
    <w:rsid w:val="00A06429"/>
    <w:rsid w:val="00A1220A"/>
    <w:rsid w:val="00A12A2B"/>
    <w:rsid w:val="00A132AD"/>
    <w:rsid w:val="00A1667F"/>
    <w:rsid w:val="00A17C63"/>
    <w:rsid w:val="00A20F32"/>
    <w:rsid w:val="00A21476"/>
    <w:rsid w:val="00A2338F"/>
    <w:rsid w:val="00A2757C"/>
    <w:rsid w:val="00A33780"/>
    <w:rsid w:val="00A3426D"/>
    <w:rsid w:val="00A35A1F"/>
    <w:rsid w:val="00A409DB"/>
    <w:rsid w:val="00A4105B"/>
    <w:rsid w:val="00A4135E"/>
    <w:rsid w:val="00A433E2"/>
    <w:rsid w:val="00A44CF9"/>
    <w:rsid w:val="00A50951"/>
    <w:rsid w:val="00A50DC3"/>
    <w:rsid w:val="00A50F95"/>
    <w:rsid w:val="00A518FF"/>
    <w:rsid w:val="00A5366C"/>
    <w:rsid w:val="00A61ACB"/>
    <w:rsid w:val="00A61DCE"/>
    <w:rsid w:val="00A62360"/>
    <w:rsid w:val="00A65C62"/>
    <w:rsid w:val="00A71CE5"/>
    <w:rsid w:val="00A73717"/>
    <w:rsid w:val="00A73FB4"/>
    <w:rsid w:val="00A751B5"/>
    <w:rsid w:val="00A76187"/>
    <w:rsid w:val="00A82F4D"/>
    <w:rsid w:val="00A84544"/>
    <w:rsid w:val="00A849FA"/>
    <w:rsid w:val="00A8537E"/>
    <w:rsid w:val="00A901A5"/>
    <w:rsid w:val="00A9638A"/>
    <w:rsid w:val="00AA1C9A"/>
    <w:rsid w:val="00AA74CD"/>
    <w:rsid w:val="00AA7EB5"/>
    <w:rsid w:val="00AB233B"/>
    <w:rsid w:val="00AB3831"/>
    <w:rsid w:val="00AB4BF3"/>
    <w:rsid w:val="00AB53DA"/>
    <w:rsid w:val="00AB5B92"/>
    <w:rsid w:val="00AB5BE3"/>
    <w:rsid w:val="00AB7558"/>
    <w:rsid w:val="00AC125B"/>
    <w:rsid w:val="00AC321C"/>
    <w:rsid w:val="00AD01E1"/>
    <w:rsid w:val="00AD12FA"/>
    <w:rsid w:val="00AD1440"/>
    <w:rsid w:val="00AD14E6"/>
    <w:rsid w:val="00AD153D"/>
    <w:rsid w:val="00AD36C8"/>
    <w:rsid w:val="00AD3F6F"/>
    <w:rsid w:val="00AE001D"/>
    <w:rsid w:val="00AE0186"/>
    <w:rsid w:val="00AE2549"/>
    <w:rsid w:val="00AE2FB3"/>
    <w:rsid w:val="00AE3A26"/>
    <w:rsid w:val="00AE5461"/>
    <w:rsid w:val="00AE5F12"/>
    <w:rsid w:val="00AE68C9"/>
    <w:rsid w:val="00AE77DC"/>
    <w:rsid w:val="00AE7940"/>
    <w:rsid w:val="00AE7FC3"/>
    <w:rsid w:val="00AF1106"/>
    <w:rsid w:val="00AF210E"/>
    <w:rsid w:val="00AF312C"/>
    <w:rsid w:val="00AF3B97"/>
    <w:rsid w:val="00AF79AD"/>
    <w:rsid w:val="00B00F8E"/>
    <w:rsid w:val="00B03C77"/>
    <w:rsid w:val="00B042A8"/>
    <w:rsid w:val="00B06AA0"/>
    <w:rsid w:val="00B07AD7"/>
    <w:rsid w:val="00B10F5E"/>
    <w:rsid w:val="00B11F4B"/>
    <w:rsid w:val="00B20252"/>
    <w:rsid w:val="00B21352"/>
    <w:rsid w:val="00B2143A"/>
    <w:rsid w:val="00B22877"/>
    <w:rsid w:val="00B24D55"/>
    <w:rsid w:val="00B25A1C"/>
    <w:rsid w:val="00B25A9D"/>
    <w:rsid w:val="00B267E2"/>
    <w:rsid w:val="00B26F5E"/>
    <w:rsid w:val="00B2722A"/>
    <w:rsid w:val="00B27CCE"/>
    <w:rsid w:val="00B30C75"/>
    <w:rsid w:val="00B31B7A"/>
    <w:rsid w:val="00B32E56"/>
    <w:rsid w:val="00B37C77"/>
    <w:rsid w:val="00B40886"/>
    <w:rsid w:val="00B40FA7"/>
    <w:rsid w:val="00B41806"/>
    <w:rsid w:val="00B42267"/>
    <w:rsid w:val="00B42DDB"/>
    <w:rsid w:val="00B43459"/>
    <w:rsid w:val="00B43C80"/>
    <w:rsid w:val="00B44048"/>
    <w:rsid w:val="00B45658"/>
    <w:rsid w:val="00B46B5E"/>
    <w:rsid w:val="00B5040F"/>
    <w:rsid w:val="00B5163C"/>
    <w:rsid w:val="00B51E50"/>
    <w:rsid w:val="00B52A29"/>
    <w:rsid w:val="00B53F6F"/>
    <w:rsid w:val="00B54BE3"/>
    <w:rsid w:val="00B60557"/>
    <w:rsid w:val="00B61F2D"/>
    <w:rsid w:val="00B64339"/>
    <w:rsid w:val="00B643F0"/>
    <w:rsid w:val="00B65BA0"/>
    <w:rsid w:val="00B668C0"/>
    <w:rsid w:val="00B6730C"/>
    <w:rsid w:val="00B70746"/>
    <w:rsid w:val="00B71B26"/>
    <w:rsid w:val="00B72748"/>
    <w:rsid w:val="00B74C9A"/>
    <w:rsid w:val="00B753B5"/>
    <w:rsid w:val="00B77881"/>
    <w:rsid w:val="00B809F5"/>
    <w:rsid w:val="00B81BF7"/>
    <w:rsid w:val="00B84018"/>
    <w:rsid w:val="00B85F88"/>
    <w:rsid w:val="00B87FA9"/>
    <w:rsid w:val="00B914E1"/>
    <w:rsid w:val="00B92AA8"/>
    <w:rsid w:val="00B935C2"/>
    <w:rsid w:val="00B95D72"/>
    <w:rsid w:val="00B97EFC"/>
    <w:rsid w:val="00BA14BD"/>
    <w:rsid w:val="00BB42A9"/>
    <w:rsid w:val="00BB7EA4"/>
    <w:rsid w:val="00BC1A99"/>
    <w:rsid w:val="00BC7FE2"/>
    <w:rsid w:val="00BD1472"/>
    <w:rsid w:val="00BD3A6F"/>
    <w:rsid w:val="00BD415F"/>
    <w:rsid w:val="00BD437E"/>
    <w:rsid w:val="00BD5394"/>
    <w:rsid w:val="00BD58CB"/>
    <w:rsid w:val="00BD61D6"/>
    <w:rsid w:val="00BD62A9"/>
    <w:rsid w:val="00BD6FAC"/>
    <w:rsid w:val="00BE0578"/>
    <w:rsid w:val="00BE1F12"/>
    <w:rsid w:val="00BE2F46"/>
    <w:rsid w:val="00BE41D5"/>
    <w:rsid w:val="00BE57C3"/>
    <w:rsid w:val="00BE6106"/>
    <w:rsid w:val="00BE7364"/>
    <w:rsid w:val="00BE7CA0"/>
    <w:rsid w:val="00BE7EDF"/>
    <w:rsid w:val="00BF17B9"/>
    <w:rsid w:val="00BF1BFA"/>
    <w:rsid w:val="00BF28EB"/>
    <w:rsid w:val="00BF616E"/>
    <w:rsid w:val="00BF650C"/>
    <w:rsid w:val="00C05843"/>
    <w:rsid w:val="00C05902"/>
    <w:rsid w:val="00C07B7B"/>
    <w:rsid w:val="00C12665"/>
    <w:rsid w:val="00C17343"/>
    <w:rsid w:val="00C17385"/>
    <w:rsid w:val="00C20572"/>
    <w:rsid w:val="00C23150"/>
    <w:rsid w:val="00C23EB3"/>
    <w:rsid w:val="00C2413A"/>
    <w:rsid w:val="00C24ED6"/>
    <w:rsid w:val="00C2630E"/>
    <w:rsid w:val="00C355E4"/>
    <w:rsid w:val="00C4003E"/>
    <w:rsid w:val="00C426E4"/>
    <w:rsid w:val="00C42B2B"/>
    <w:rsid w:val="00C45F51"/>
    <w:rsid w:val="00C466B3"/>
    <w:rsid w:val="00C504B9"/>
    <w:rsid w:val="00C5089F"/>
    <w:rsid w:val="00C50F0A"/>
    <w:rsid w:val="00C5272D"/>
    <w:rsid w:val="00C52731"/>
    <w:rsid w:val="00C5296B"/>
    <w:rsid w:val="00C5452A"/>
    <w:rsid w:val="00C56D37"/>
    <w:rsid w:val="00C61D81"/>
    <w:rsid w:val="00C658EE"/>
    <w:rsid w:val="00C66430"/>
    <w:rsid w:val="00C66A7D"/>
    <w:rsid w:val="00C7170A"/>
    <w:rsid w:val="00C74F08"/>
    <w:rsid w:val="00C75C31"/>
    <w:rsid w:val="00C764BB"/>
    <w:rsid w:val="00C76F1C"/>
    <w:rsid w:val="00C77E43"/>
    <w:rsid w:val="00C81912"/>
    <w:rsid w:val="00C81A08"/>
    <w:rsid w:val="00C8656A"/>
    <w:rsid w:val="00C929C0"/>
    <w:rsid w:val="00C93280"/>
    <w:rsid w:val="00C93BCC"/>
    <w:rsid w:val="00C94316"/>
    <w:rsid w:val="00C966B3"/>
    <w:rsid w:val="00C96CDE"/>
    <w:rsid w:val="00C96D45"/>
    <w:rsid w:val="00CA014E"/>
    <w:rsid w:val="00CA1AFD"/>
    <w:rsid w:val="00CA1CB8"/>
    <w:rsid w:val="00CA298F"/>
    <w:rsid w:val="00CA72BE"/>
    <w:rsid w:val="00CB5ADD"/>
    <w:rsid w:val="00CB7677"/>
    <w:rsid w:val="00CB7B18"/>
    <w:rsid w:val="00CD0CFB"/>
    <w:rsid w:val="00CD291C"/>
    <w:rsid w:val="00CD3238"/>
    <w:rsid w:val="00CD425B"/>
    <w:rsid w:val="00CD425D"/>
    <w:rsid w:val="00CE2A93"/>
    <w:rsid w:val="00CE2C4E"/>
    <w:rsid w:val="00CE5D75"/>
    <w:rsid w:val="00CE6CF0"/>
    <w:rsid w:val="00CF08D1"/>
    <w:rsid w:val="00CF10BC"/>
    <w:rsid w:val="00CF1C0C"/>
    <w:rsid w:val="00CF1D3F"/>
    <w:rsid w:val="00CF2990"/>
    <w:rsid w:val="00CF3E84"/>
    <w:rsid w:val="00D00DA9"/>
    <w:rsid w:val="00D01B8D"/>
    <w:rsid w:val="00D022CE"/>
    <w:rsid w:val="00D0470C"/>
    <w:rsid w:val="00D0470F"/>
    <w:rsid w:val="00D047D2"/>
    <w:rsid w:val="00D0585A"/>
    <w:rsid w:val="00D119FF"/>
    <w:rsid w:val="00D12C5D"/>
    <w:rsid w:val="00D149EF"/>
    <w:rsid w:val="00D14AC0"/>
    <w:rsid w:val="00D17A6D"/>
    <w:rsid w:val="00D2097B"/>
    <w:rsid w:val="00D22658"/>
    <w:rsid w:val="00D23125"/>
    <w:rsid w:val="00D2357F"/>
    <w:rsid w:val="00D246E1"/>
    <w:rsid w:val="00D2479C"/>
    <w:rsid w:val="00D25C07"/>
    <w:rsid w:val="00D2745F"/>
    <w:rsid w:val="00D32417"/>
    <w:rsid w:val="00D360C2"/>
    <w:rsid w:val="00D3641D"/>
    <w:rsid w:val="00D42F51"/>
    <w:rsid w:val="00D43BA3"/>
    <w:rsid w:val="00D46E2A"/>
    <w:rsid w:val="00D51AD5"/>
    <w:rsid w:val="00D52336"/>
    <w:rsid w:val="00D53B7E"/>
    <w:rsid w:val="00D545C2"/>
    <w:rsid w:val="00D55904"/>
    <w:rsid w:val="00D5601C"/>
    <w:rsid w:val="00D56AF1"/>
    <w:rsid w:val="00D64C8A"/>
    <w:rsid w:val="00D672CF"/>
    <w:rsid w:val="00D67BFA"/>
    <w:rsid w:val="00D701F0"/>
    <w:rsid w:val="00D71AAB"/>
    <w:rsid w:val="00D765A1"/>
    <w:rsid w:val="00D81941"/>
    <w:rsid w:val="00D86186"/>
    <w:rsid w:val="00D8637A"/>
    <w:rsid w:val="00D87812"/>
    <w:rsid w:val="00D9020C"/>
    <w:rsid w:val="00D927B5"/>
    <w:rsid w:val="00D95541"/>
    <w:rsid w:val="00D95E22"/>
    <w:rsid w:val="00D96D45"/>
    <w:rsid w:val="00D9713D"/>
    <w:rsid w:val="00D97F47"/>
    <w:rsid w:val="00DA03DF"/>
    <w:rsid w:val="00DA1960"/>
    <w:rsid w:val="00DA30E2"/>
    <w:rsid w:val="00DA48EA"/>
    <w:rsid w:val="00DA7772"/>
    <w:rsid w:val="00DB01CC"/>
    <w:rsid w:val="00DB0221"/>
    <w:rsid w:val="00DB0892"/>
    <w:rsid w:val="00DB0A0E"/>
    <w:rsid w:val="00DB350C"/>
    <w:rsid w:val="00DC0D57"/>
    <w:rsid w:val="00DC10C2"/>
    <w:rsid w:val="00DC1BE1"/>
    <w:rsid w:val="00DC222B"/>
    <w:rsid w:val="00DD033D"/>
    <w:rsid w:val="00DD075C"/>
    <w:rsid w:val="00DD257B"/>
    <w:rsid w:val="00DD586F"/>
    <w:rsid w:val="00DD6615"/>
    <w:rsid w:val="00DD7CA5"/>
    <w:rsid w:val="00DD7FB7"/>
    <w:rsid w:val="00DE00A6"/>
    <w:rsid w:val="00DE1D43"/>
    <w:rsid w:val="00DE4014"/>
    <w:rsid w:val="00DE49BD"/>
    <w:rsid w:val="00DE4B3F"/>
    <w:rsid w:val="00DE5447"/>
    <w:rsid w:val="00DE5D3E"/>
    <w:rsid w:val="00DE73CD"/>
    <w:rsid w:val="00DE7A7C"/>
    <w:rsid w:val="00DF39ED"/>
    <w:rsid w:val="00DF4AD7"/>
    <w:rsid w:val="00DF5664"/>
    <w:rsid w:val="00DF75FF"/>
    <w:rsid w:val="00DF7D9D"/>
    <w:rsid w:val="00E00AED"/>
    <w:rsid w:val="00E0141A"/>
    <w:rsid w:val="00E01442"/>
    <w:rsid w:val="00E0167F"/>
    <w:rsid w:val="00E04664"/>
    <w:rsid w:val="00E04DD2"/>
    <w:rsid w:val="00E055BF"/>
    <w:rsid w:val="00E10FB2"/>
    <w:rsid w:val="00E12AEA"/>
    <w:rsid w:val="00E133AB"/>
    <w:rsid w:val="00E1426B"/>
    <w:rsid w:val="00E143BE"/>
    <w:rsid w:val="00E1632F"/>
    <w:rsid w:val="00E178A8"/>
    <w:rsid w:val="00E2118E"/>
    <w:rsid w:val="00E249A6"/>
    <w:rsid w:val="00E256BE"/>
    <w:rsid w:val="00E26254"/>
    <w:rsid w:val="00E27439"/>
    <w:rsid w:val="00E27FC9"/>
    <w:rsid w:val="00E30A6D"/>
    <w:rsid w:val="00E31867"/>
    <w:rsid w:val="00E33371"/>
    <w:rsid w:val="00E4106B"/>
    <w:rsid w:val="00E46ACC"/>
    <w:rsid w:val="00E46AE9"/>
    <w:rsid w:val="00E5003D"/>
    <w:rsid w:val="00E502EA"/>
    <w:rsid w:val="00E50A5E"/>
    <w:rsid w:val="00E511AC"/>
    <w:rsid w:val="00E512BC"/>
    <w:rsid w:val="00E54359"/>
    <w:rsid w:val="00E5547C"/>
    <w:rsid w:val="00E55539"/>
    <w:rsid w:val="00E576FE"/>
    <w:rsid w:val="00E60DC2"/>
    <w:rsid w:val="00E63245"/>
    <w:rsid w:val="00E6394A"/>
    <w:rsid w:val="00E645EF"/>
    <w:rsid w:val="00E65CD3"/>
    <w:rsid w:val="00E70387"/>
    <w:rsid w:val="00E7077C"/>
    <w:rsid w:val="00E71309"/>
    <w:rsid w:val="00E7497F"/>
    <w:rsid w:val="00E75466"/>
    <w:rsid w:val="00E75E56"/>
    <w:rsid w:val="00E765B7"/>
    <w:rsid w:val="00E76A52"/>
    <w:rsid w:val="00E76DCD"/>
    <w:rsid w:val="00E774FB"/>
    <w:rsid w:val="00E77B88"/>
    <w:rsid w:val="00E77E65"/>
    <w:rsid w:val="00E77EF5"/>
    <w:rsid w:val="00E80228"/>
    <w:rsid w:val="00E80695"/>
    <w:rsid w:val="00E80E2D"/>
    <w:rsid w:val="00E8168E"/>
    <w:rsid w:val="00E83C90"/>
    <w:rsid w:val="00E85C17"/>
    <w:rsid w:val="00E86583"/>
    <w:rsid w:val="00E86E03"/>
    <w:rsid w:val="00E8707D"/>
    <w:rsid w:val="00E877C6"/>
    <w:rsid w:val="00E904E7"/>
    <w:rsid w:val="00E91C23"/>
    <w:rsid w:val="00E93872"/>
    <w:rsid w:val="00E941FE"/>
    <w:rsid w:val="00E94BD7"/>
    <w:rsid w:val="00EA1608"/>
    <w:rsid w:val="00EA23A6"/>
    <w:rsid w:val="00EA428B"/>
    <w:rsid w:val="00EA5F0D"/>
    <w:rsid w:val="00EA7E4D"/>
    <w:rsid w:val="00EB258E"/>
    <w:rsid w:val="00EB3798"/>
    <w:rsid w:val="00EB3D67"/>
    <w:rsid w:val="00EB435D"/>
    <w:rsid w:val="00EB4E11"/>
    <w:rsid w:val="00EC17DB"/>
    <w:rsid w:val="00EC3326"/>
    <w:rsid w:val="00ED096D"/>
    <w:rsid w:val="00ED1E93"/>
    <w:rsid w:val="00ED2FE8"/>
    <w:rsid w:val="00EE0EEF"/>
    <w:rsid w:val="00EE19B6"/>
    <w:rsid w:val="00EE39C9"/>
    <w:rsid w:val="00EE4685"/>
    <w:rsid w:val="00EE580C"/>
    <w:rsid w:val="00EE6B78"/>
    <w:rsid w:val="00EF2951"/>
    <w:rsid w:val="00EF58A0"/>
    <w:rsid w:val="00EF69D3"/>
    <w:rsid w:val="00EF74D4"/>
    <w:rsid w:val="00F000E2"/>
    <w:rsid w:val="00F03FCA"/>
    <w:rsid w:val="00F06676"/>
    <w:rsid w:val="00F07898"/>
    <w:rsid w:val="00F078F8"/>
    <w:rsid w:val="00F07E62"/>
    <w:rsid w:val="00F11146"/>
    <w:rsid w:val="00F127D0"/>
    <w:rsid w:val="00F12E04"/>
    <w:rsid w:val="00F13672"/>
    <w:rsid w:val="00F14086"/>
    <w:rsid w:val="00F15DC7"/>
    <w:rsid w:val="00F2528B"/>
    <w:rsid w:val="00F25BBC"/>
    <w:rsid w:val="00F2620E"/>
    <w:rsid w:val="00F266C2"/>
    <w:rsid w:val="00F2753B"/>
    <w:rsid w:val="00F27F27"/>
    <w:rsid w:val="00F327E7"/>
    <w:rsid w:val="00F3408B"/>
    <w:rsid w:val="00F35162"/>
    <w:rsid w:val="00F402FC"/>
    <w:rsid w:val="00F418FC"/>
    <w:rsid w:val="00F422F1"/>
    <w:rsid w:val="00F42625"/>
    <w:rsid w:val="00F461FE"/>
    <w:rsid w:val="00F5093C"/>
    <w:rsid w:val="00F5305E"/>
    <w:rsid w:val="00F54857"/>
    <w:rsid w:val="00F54A1A"/>
    <w:rsid w:val="00F54BEC"/>
    <w:rsid w:val="00F6141C"/>
    <w:rsid w:val="00F6224C"/>
    <w:rsid w:val="00F6530C"/>
    <w:rsid w:val="00F65BEC"/>
    <w:rsid w:val="00F672F8"/>
    <w:rsid w:val="00F67805"/>
    <w:rsid w:val="00F71628"/>
    <w:rsid w:val="00F72579"/>
    <w:rsid w:val="00F737C4"/>
    <w:rsid w:val="00F73DDF"/>
    <w:rsid w:val="00F76393"/>
    <w:rsid w:val="00F77213"/>
    <w:rsid w:val="00F773DC"/>
    <w:rsid w:val="00F827C2"/>
    <w:rsid w:val="00F85370"/>
    <w:rsid w:val="00F90180"/>
    <w:rsid w:val="00F91330"/>
    <w:rsid w:val="00F92572"/>
    <w:rsid w:val="00F94082"/>
    <w:rsid w:val="00F9543A"/>
    <w:rsid w:val="00F95710"/>
    <w:rsid w:val="00FA2F8E"/>
    <w:rsid w:val="00FA558D"/>
    <w:rsid w:val="00FA5B63"/>
    <w:rsid w:val="00FA7536"/>
    <w:rsid w:val="00FB0CAE"/>
    <w:rsid w:val="00FB1129"/>
    <w:rsid w:val="00FB1B4F"/>
    <w:rsid w:val="00FB22EA"/>
    <w:rsid w:val="00FB4946"/>
    <w:rsid w:val="00FB4D26"/>
    <w:rsid w:val="00FB686C"/>
    <w:rsid w:val="00FB6ABA"/>
    <w:rsid w:val="00FB7A55"/>
    <w:rsid w:val="00FB7B47"/>
    <w:rsid w:val="00FC04F9"/>
    <w:rsid w:val="00FC21CE"/>
    <w:rsid w:val="00FC2F9E"/>
    <w:rsid w:val="00FC516D"/>
    <w:rsid w:val="00FC5D08"/>
    <w:rsid w:val="00FC67E4"/>
    <w:rsid w:val="00FC68A4"/>
    <w:rsid w:val="00FC7761"/>
    <w:rsid w:val="00FD0159"/>
    <w:rsid w:val="00FD2861"/>
    <w:rsid w:val="00FD3E72"/>
    <w:rsid w:val="00FD4883"/>
    <w:rsid w:val="00FD5369"/>
    <w:rsid w:val="00FD7078"/>
    <w:rsid w:val="00FE0DA0"/>
    <w:rsid w:val="00FE1338"/>
    <w:rsid w:val="00FE1450"/>
    <w:rsid w:val="00FE2FBB"/>
    <w:rsid w:val="00FE39E5"/>
    <w:rsid w:val="00FF3486"/>
    <w:rsid w:val="00FF3E63"/>
    <w:rsid w:val="00FF7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32CB5"/>
  <w15:docId w15:val="{C37AA527-313E-4B4D-AE37-DD6268C0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2B4"/>
    <w:pPr>
      <w:spacing w:after="160" w:line="259" w:lineRule="auto"/>
    </w:pPr>
    <w:rPr>
      <w:rFonts w:eastAsiaTheme="minorHAnsi"/>
      <w:sz w:val="22"/>
      <w:szCs w:val="22"/>
      <w:lang w:val="en-GB"/>
    </w:rPr>
  </w:style>
  <w:style w:type="paragraph" w:styleId="Heading1">
    <w:name w:val="heading 1"/>
    <w:basedOn w:val="Normal"/>
    <w:next w:val="Normal"/>
    <w:link w:val="Heading1Char"/>
    <w:qFormat/>
    <w:rsid w:val="003D6E92"/>
    <w:pPr>
      <w:keepNext/>
      <w:spacing w:after="0" w:line="240" w:lineRule="auto"/>
      <w:jc w:val="both"/>
      <w:outlineLvl w:val="0"/>
    </w:pPr>
    <w:rPr>
      <w:rFonts w:ascii="Calibri" w:eastAsia="Times New Roman" w:hAnsi="Calibri"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7558"/>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26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625"/>
    <w:rPr>
      <w:rFonts w:ascii="Segoe UI" w:eastAsiaTheme="minorHAnsi" w:hAnsi="Segoe UI" w:cs="Segoe UI"/>
      <w:sz w:val="18"/>
      <w:szCs w:val="18"/>
      <w:lang w:val="en-GB"/>
    </w:rPr>
  </w:style>
  <w:style w:type="paragraph" w:styleId="Header">
    <w:name w:val="header"/>
    <w:basedOn w:val="Normal"/>
    <w:link w:val="HeaderChar"/>
    <w:uiPriority w:val="99"/>
    <w:unhideWhenUsed/>
    <w:rsid w:val="00EC1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7DB"/>
    <w:rPr>
      <w:rFonts w:eastAsiaTheme="minorHAnsi"/>
      <w:sz w:val="22"/>
      <w:szCs w:val="22"/>
      <w:lang w:val="en-GB"/>
    </w:rPr>
  </w:style>
  <w:style w:type="paragraph" w:styleId="Footer">
    <w:name w:val="footer"/>
    <w:basedOn w:val="Normal"/>
    <w:link w:val="FooterChar"/>
    <w:uiPriority w:val="99"/>
    <w:unhideWhenUsed/>
    <w:rsid w:val="00EC1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7DB"/>
    <w:rPr>
      <w:rFonts w:eastAsiaTheme="minorHAnsi"/>
      <w:sz w:val="22"/>
      <w:szCs w:val="22"/>
      <w:lang w:val="en-GB"/>
    </w:rPr>
  </w:style>
  <w:style w:type="character" w:styleId="CommentReference">
    <w:name w:val="annotation reference"/>
    <w:basedOn w:val="DefaultParagraphFont"/>
    <w:uiPriority w:val="99"/>
    <w:semiHidden/>
    <w:unhideWhenUsed/>
    <w:rsid w:val="005136CE"/>
    <w:rPr>
      <w:sz w:val="16"/>
      <w:szCs w:val="16"/>
    </w:rPr>
  </w:style>
  <w:style w:type="paragraph" w:styleId="CommentText">
    <w:name w:val="annotation text"/>
    <w:basedOn w:val="Normal"/>
    <w:link w:val="CommentTextChar"/>
    <w:uiPriority w:val="99"/>
    <w:unhideWhenUsed/>
    <w:rsid w:val="005136CE"/>
    <w:pPr>
      <w:spacing w:line="240" w:lineRule="auto"/>
    </w:pPr>
    <w:rPr>
      <w:sz w:val="20"/>
      <w:szCs w:val="20"/>
    </w:rPr>
  </w:style>
  <w:style w:type="character" w:customStyle="1" w:styleId="CommentTextChar">
    <w:name w:val="Comment Text Char"/>
    <w:basedOn w:val="DefaultParagraphFont"/>
    <w:link w:val="CommentText"/>
    <w:uiPriority w:val="99"/>
    <w:rsid w:val="005136CE"/>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5136CE"/>
    <w:rPr>
      <w:b/>
      <w:bCs/>
    </w:rPr>
  </w:style>
  <w:style w:type="character" w:customStyle="1" w:styleId="CommentSubjectChar">
    <w:name w:val="Comment Subject Char"/>
    <w:basedOn w:val="CommentTextChar"/>
    <w:link w:val="CommentSubject"/>
    <w:uiPriority w:val="99"/>
    <w:semiHidden/>
    <w:rsid w:val="005136CE"/>
    <w:rPr>
      <w:rFonts w:eastAsiaTheme="minorHAnsi"/>
      <w:b/>
      <w:bCs/>
      <w:sz w:val="20"/>
      <w:szCs w:val="20"/>
      <w:lang w:val="en-GB"/>
    </w:rPr>
  </w:style>
  <w:style w:type="character" w:styleId="PageNumber">
    <w:name w:val="page number"/>
    <w:basedOn w:val="DefaultParagraphFont"/>
    <w:uiPriority w:val="99"/>
    <w:semiHidden/>
    <w:unhideWhenUsed/>
    <w:rsid w:val="00E71309"/>
  </w:style>
  <w:style w:type="character" w:styleId="Hyperlink">
    <w:name w:val="Hyperlink"/>
    <w:basedOn w:val="DefaultParagraphFont"/>
    <w:uiPriority w:val="99"/>
    <w:unhideWhenUsed/>
    <w:rsid w:val="0085286E"/>
    <w:rPr>
      <w:color w:val="0000FF" w:themeColor="hyperlink"/>
      <w:u w:val="single"/>
    </w:rPr>
  </w:style>
  <w:style w:type="paragraph" w:styleId="FootnoteText">
    <w:name w:val="footnote text"/>
    <w:basedOn w:val="Normal"/>
    <w:link w:val="FootnoteTextChar"/>
    <w:uiPriority w:val="99"/>
    <w:semiHidden/>
    <w:unhideWhenUsed/>
    <w:rsid w:val="00A433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3E2"/>
    <w:rPr>
      <w:rFonts w:eastAsiaTheme="minorHAnsi"/>
      <w:sz w:val="20"/>
      <w:szCs w:val="20"/>
      <w:lang w:val="en-GB"/>
    </w:rPr>
  </w:style>
  <w:style w:type="character" w:styleId="FootnoteReference">
    <w:name w:val="footnote reference"/>
    <w:basedOn w:val="DefaultParagraphFont"/>
    <w:uiPriority w:val="99"/>
    <w:semiHidden/>
    <w:unhideWhenUsed/>
    <w:rsid w:val="00A433E2"/>
    <w:rPr>
      <w:vertAlign w:val="superscript"/>
    </w:rPr>
  </w:style>
  <w:style w:type="character" w:styleId="FollowedHyperlink">
    <w:name w:val="FollowedHyperlink"/>
    <w:basedOn w:val="DefaultParagraphFont"/>
    <w:uiPriority w:val="99"/>
    <w:semiHidden/>
    <w:unhideWhenUsed/>
    <w:rsid w:val="00421969"/>
    <w:rPr>
      <w:color w:val="800080" w:themeColor="followedHyperlink"/>
      <w:u w:val="single"/>
    </w:rPr>
  </w:style>
  <w:style w:type="character" w:styleId="UnresolvedMention">
    <w:name w:val="Unresolved Mention"/>
    <w:basedOn w:val="DefaultParagraphFont"/>
    <w:uiPriority w:val="99"/>
    <w:semiHidden/>
    <w:unhideWhenUsed/>
    <w:rsid w:val="000D68D6"/>
    <w:rPr>
      <w:color w:val="605E5C"/>
      <w:shd w:val="clear" w:color="auto" w:fill="E1DFDD"/>
    </w:rPr>
  </w:style>
  <w:style w:type="paragraph" w:styleId="Revision">
    <w:name w:val="Revision"/>
    <w:hidden/>
    <w:uiPriority w:val="99"/>
    <w:semiHidden/>
    <w:rsid w:val="007872B4"/>
    <w:rPr>
      <w:rFonts w:eastAsiaTheme="minorHAnsi"/>
      <w:sz w:val="22"/>
      <w:szCs w:val="22"/>
      <w:lang w:val="en-GB"/>
    </w:rPr>
  </w:style>
  <w:style w:type="paragraph" w:styleId="ListParagraph">
    <w:name w:val="List Paragraph"/>
    <w:basedOn w:val="Normal"/>
    <w:uiPriority w:val="34"/>
    <w:qFormat/>
    <w:rsid w:val="00F73DDF"/>
    <w:pPr>
      <w:ind w:left="720"/>
      <w:contextualSpacing/>
    </w:pPr>
  </w:style>
  <w:style w:type="paragraph" w:styleId="NormalWeb">
    <w:name w:val="Normal (Web)"/>
    <w:basedOn w:val="Normal"/>
    <w:uiPriority w:val="99"/>
    <w:unhideWhenUsed/>
    <w:rsid w:val="00F1408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rsid w:val="003D6E92"/>
    <w:rPr>
      <w:rFonts w:ascii="Calibri" w:eastAsia="Times New Roman" w:hAnsi="Calibri" w:cs="Times New Roman"/>
      <w:b/>
      <w:sz w:val="28"/>
      <w:szCs w:val="20"/>
      <w:lang w:val="en-GB"/>
    </w:rPr>
  </w:style>
  <w:style w:type="paragraph" w:styleId="Title">
    <w:name w:val="Title"/>
    <w:basedOn w:val="Normal"/>
    <w:next w:val="Normal"/>
    <w:link w:val="TitleChar"/>
    <w:qFormat/>
    <w:rsid w:val="003D6E92"/>
    <w:pPr>
      <w:widowControl w:val="0"/>
      <w:autoSpaceDE w:val="0"/>
      <w:autoSpaceDN w:val="0"/>
      <w:adjustRightInd w:val="0"/>
      <w:spacing w:after="0" w:line="240" w:lineRule="auto"/>
      <w:contextualSpacing/>
      <w:jc w:val="both"/>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rsid w:val="003D6E92"/>
    <w:rPr>
      <w:rFonts w:asciiTheme="majorHAnsi" w:eastAsiaTheme="majorEastAsia" w:hAnsiTheme="majorHAnsi" w:cstheme="majorBidi"/>
      <w:spacing w:val="-10"/>
      <w:kern w:val="28"/>
      <w:sz w:val="44"/>
      <w:szCs w:val="56"/>
      <w:lang w:val="en-GB"/>
    </w:rPr>
  </w:style>
  <w:style w:type="paragraph" w:styleId="BodyText">
    <w:name w:val="Body Text"/>
    <w:basedOn w:val="Normal"/>
    <w:link w:val="BodyTextChar"/>
    <w:rsid w:val="003D6E92"/>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D6E92"/>
    <w:rPr>
      <w:rFonts w:ascii="Times New Roman" w:eastAsia="Times New Roman" w:hAnsi="Times New Roman"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116994">
      <w:bodyDiv w:val="1"/>
      <w:marLeft w:val="0"/>
      <w:marRight w:val="0"/>
      <w:marTop w:val="0"/>
      <w:marBottom w:val="0"/>
      <w:divBdr>
        <w:top w:val="none" w:sz="0" w:space="0" w:color="auto"/>
        <w:left w:val="none" w:sz="0" w:space="0" w:color="auto"/>
        <w:bottom w:val="none" w:sz="0" w:space="0" w:color="auto"/>
        <w:right w:val="none" w:sz="0" w:space="0" w:color="auto"/>
      </w:divBdr>
      <w:divsChild>
        <w:div w:id="42338068">
          <w:marLeft w:val="0"/>
          <w:marRight w:val="0"/>
          <w:marTop w:val="0"/>
          <w:marBottom w:val="160"/>
          <w:divBdr>
            <w:top w:val="none" w:sz="0" w:space="0" w:color="auto"/>
            <w:left w:val="none" w:sz="0" w:space="0" w:color="auto"/>
            <w:bottom w:val="none" w:sz="0" w:space="0" w:color="auto"/>
            <w:right w:val="none" w:sz="0" w:space="0" w:color="auto"/>
          </w:divBdr>
        </w:div>
        <w:div w:id="296032466">
          <w:marLeft w:val="0"/>
          <w:marRight w:val="0"/>
          <w:marTop w:val="0"/>
          <w:marBottom w:val="160"/>
          <w:divBdr>
            <w:top w:val="none" w:sz="0" w:space="0" w:color="auto"/>
            <w:left w:val="none" w:sz="0" w:space="0" w:color="auto"/>
            <w:bottom w:val="none" w:sz="0" w:space="0" w:color="auto"/>
            <w:right w:val="none" w:sz="0" w:space="0" w:color="auto"/>
          </w:divBdr>
        </w:div>
        <w:div w:id="458649037">
          <w:marLeft w:val="0"/>
          <w:marRight w:val="0"/>
          <w:marTop w:val="0"/>
          <w:marBottom w:val="160"/>
          <w:divBdr>
            <w:top w:val="none" w:sz="0" w:space="0" w:color="auto"/>
            <w:left w:val="none" w:sz="0" w:space="0" w:color="auto"/>
            <w:bottom w:val="none" w:sz="0" w:space="0" w:color="auto"/>
            <w:right w:val="none" w:sz="0" w:space="0" w:color="auto"/>
          </w:divBdr>
        </w:div>
        <w:div w:id="560597297">
          <w:marLeft w:val="0"/>
          <w:marRight w:val="0"/>
          <w:marTop w:val="0"/>
          <w:marBottom w:val="160"/>
          <w:divBdr>
            <w:top w:val="none" w:sz="0" w:space="0" w:color="auto"/>
            <w:left w:val="none" w:sz="0" w:space="0" w:color="auto"/>
            <w:bottom w:val="none" w:sz="0" w:space="0" w:color="auto"/>
            <w:right w:val="none" w:sz="0" w:space="0" w:color="auto"/>
          </w:divBdr>
        </w:div>
        <w:div w:id="731586046">
          <w:marLeft w:val="0"/>
          <w:marRight w:val="0"/>
          <w:marTop w:val="0"/>
          <w:marBottom w:val="160"/>
          <w:divBdr>
            <w:top w:val="none" w:sz="0" w:space="0" w:color="auto"/>
            <w:left w:val="none" w:sz="0" w:space="0" w:color="auto"/>
            <w:bottom w:val="none" w:sz="0" w:space="0" w:color="auto"/>
            <w:right w:val="none" w:sz="0" w:space="0" w:color="auto"/>
          </w:divBdr>
        </w:div>
        <w:div w:id="787814701">
          <w:marLeft w:val="0"/>
          <w:marRight w:val="0"/>
          <w:marTop w:val="0"/>
          <w:marBottom w:val="160"/>
          <w:divBdr>
            <w:top w:val="none" w:sz="0" w:space="0" w:color="auto"/>
            <w:left w:val="none" w:sz="0" w:space="0" w:color="auto"/>
            <w:bottom w:val="none" w:sz="0" w:space="0" w:color="auto"/>
            <w:right w:val="none" w:sz="0" w:space="0" w:color="auto"/>
          </w:divBdr>
        </w:div>
        <w:div w:id="1207992056">
          <w:marLeft w:val="0"/>
          <w:marRight w:val="0"/>
          <w:marTop w:val="0"/>
          <w:marBottom w:val="160"/>
          <w:divBdr>
            <w:top w:val="none" w:sz="0" w:space="0" w:color="auto"/>
            <w:left w:val="none" w:sz="0" w:space="0" w:color="auto"/>
            <w:bottom w:val="none" w:sz="0" w:space="0" w:color="auto"/>
            <w:right w:val="none" w:sz="0" w:space="0" w:color="auto"/>
          </w:divBdr>
        </w:div>
        <w:div w:id="1359964632">
          <w:marLeft w:val="0"/>
          <w:marRight w:val="0"/>
          <w:marTop w:val="0"/>
          <w:marBottom w:val="160"/>
          <w:divBdr>
            <w:top w:val="none" w:sz="0" w:space="0" w:color="auto"/>
            <w:left w:val="none" w:sz="0" w:space="0" w:color="auto"/>
            <w:bottom w:val="none" w:sz="0" w:space="0" w:color="auto"/>
            <w:right w:val="none" w:sz="0" w:space="0" w:color="auto"/>
          </w:divBdr>
        </w:div>
      </w:divsChild>
    </w:div>
    <w:div w:id="1605723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ygov.scot/organisations/disclosure-scotland/" TargetMode="External"/><Relationship Id="rId18" Type="http://schemas.openxmlformats.org/officeDocument/2006/relationships/hyperlink" Target="https://www.dundee.ac.uk/corporate-information/forms-and-b-additional-guidance-data-managemen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dundee.ac.uk/safety/policy/general/spa11-2002/" TargetMode="External"/><Relationship Id="rId7" Type="http://schemas.openxmlformats.org/officeDocument/2006/relationships/settings" Target="settings.xml"/><Relationship Id="rId12" Type="http://schemas.openxmlformats.org/officeDocument/2006/relationships/hyperlink" Target="https://www.dundee.ac.uk/corporate-information/safeguarding-guidance-researchers" TargetMode="External"/><Relationship Id="rId17" Type="http://schemas.openxmlformats.org/officeDocument/2006/relationships/hyperlink" Target="https://ico.org.uk/for-organisations/guide-to-the-general-data-protection-regulation-gdpr/lawful-basis-for-processing/special-category-data/"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co.org.uk/for-organisations/guide-to-the-general-data-protection-regulation-gdpr/principles/lawfulness-fairness-and-transparency/" TargetMode="External"/><Relationship Id="rId20" Type="http://schemas.openxmlformats.org/officeDocument/2006/relationships/hyperlink" Target="https://www.dundee.ac.uk/corporate-information/forms-and-b-additional-guidance-data-management"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77/1369148117715222" TargetMode="External"/><Relationship Id="rId24" Type="http://schemas.openxmlformats.org/officeDocument/2006/relationships/hyperlink" Target="https://www.dundee.ac.uk/corporate-information/policy-non-clinical-research-involving-human-participants" TargetMode="External"/><Relationship Id="rId5" Type="http://schemas.openxmlformats.org/officeDocument/2006/relationships/numbering" Target="numbering.xml"/><Relationship Id="rId15" Type="http://schemas.openxmlformats.org/officeDocument/2006/relationships/hyperlink" Target="https://www.dundee.ac.uk/corporate-information/forms-and-b-additional-guidance-data-management" TargetMode="External"/><Relationship Id="rId23" Type="http://schemas.openxmlformats.org/officeDocument/2006/relationships/hyperlink" Target="https://www.dundee.ac.uk/corporate-information/safeguarding-guidance-researcher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undee.ac.uk/corporate-information/forms-and-b-additional-guidance-data-manage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undee.ac.uk/corporate-information/forms-and-b-additional-guidance-data-management" TargetMode="External"/><Relationship Id="rId22" Type="http://schemas.openxmlformats.org/officeDocument/2006/relationships/hyperlink" Target="https://www.dundee.ac.uk/safety/policy/general/spa44-2010/" TargetMode="External"/><Relationship Id="rId27" Type="http://schemas.openxmlformats.org/officeDocument/2006/relationships/footer" Target="foot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dundee.ac.uk/corporate-information/initial-data-risk-assessment-template-research-projects" TargetMode="External"/><Relationship Id="rId7" Type="http://schemas.openxmlformats.org/officeDocument/2006/relationships/hyperlink" Target="https://www.dundee.ac.uk/information-governance/dataprotection/" TargetMode="External"/><Relationship Id="rId2" Type="http://schemas.openxmlformats.org/officeDocument/2006/relationships/hyperlink" Target="https://www.legislation.gov.uk/ukpga/1991/50/contents" TargetMode="External"/><Relationship Id="rId1" Type="http://schemas.openxmlformats.org/officeDocument/2006/relationships/hyperlink" Target="https://www.onlinesurveys.ac.uk/" TargetMode="External"/><Relationship Id="rId6" Type="http://schemas.openxmlformats.org/officeDocument/2006/relationships/hyperlink" Target="https://www.dundee.ac.uk/corporate-information/information-security-classification-scheme" TargetMode="External"/><Relationship Id="rId5" Type="http://schemas.openxmlformats.org/officeDocument/2006/relationships/hyperlink" Target="mailto:dataprotection@dundee.ac.uk" TargetMode="External"/><Relationship Id="rId4" Type="http://schemas.openxmlformats.org/officeDocument/2006/relationships/hyperlink" Target="https://www.dundee.ac.uk/information-governance/dataprote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8816E8-4B7F-4AFE-903F-4F41526C5A75}">
  <ds:schemaRefs>
    <ds:schemaRef ds:uri="http://schemas.microsoft.com/sharepoint/v3/contenttype/forms"/>
  </ds:schemaRefs>
</ds:datastoreItem>
</file>

<file path=customXml/itemProps2.xml><?xml version="1.0" encoding="utf-8"?>
<ds:datastoreItem xmlns:ds="http://schemas.openxmlformats.org/officeDocument/2006/customXml" ds:itemID="{5F094DC4-E785-4ACF-8C93-6A017C0AE2A7}">
  <ds:schemaRefs>
    <ds:schemaRef ds:uri="http://schemas.microsoft.com/office/2006/metadata/properties"/>
    <ds:schemaRef ds:uri="http://schemas.microsoft.com/office/infopath/2007/PartnerControls"/>
    <ds:schemaRef ds:uri="57d8a762-ad9e-4d6d-b050-672b9de5a367"/>
  </ds:schemaRefs>
</ds:datastoreItem>
</file>

<file path=customXml/itemProps3.xml><?xml version="1.0" encoding="utf-8"?>
<ds:datastoreItem xmlns:ds="http://schemas.openxmlformats.org/officeDocument/2006/customXml" ds:itemID="{2F9030A0-6EE7-44DE-95FE-59CC9C6157CE}">
  <ds:schemaRefs>
    <ds:schemaRef ds:uri="http://schemas.openxmlformats.org/officeDocument/2006/bibliography"/>
  </ds:schemaRefs>
</ds:datastoreItem>
</file>

<file path=customXml/itemProps4.xml><?xml version="1.0" encoding="utf-8"?>
<ds:datastoreItem xmlns:ds="http://schemas.openxmlformats.org/officeDocument/2006/customXml" ds:itemID="{44161078-4144-4F37-800E-D77C820BE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18</Pages>
  <Words>6204</Words>
  <Characters>35367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University of Dundee</Company>
  <LinksUpToDate>false</LinksUpToDate>
  <CharactersWithSpaces>41489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Schloerscheidt</dc:creator>
  <cp:keywords/>
  <dc:description/>
  <cp:lastModifiedBy>Alexander Gordon (Student)</cp:lastModifiedBy>
  <cp:revision>73</cp:revision>
  <cp:lastPrinted>2018-12-04T15:54:00Z</cp:lastPrinted>
  <dcterms:created xsi:type="dcterms:W3CDTF">2026-02-13T22:58:00Z</dcterms:created>
  <dcterms:modified xsi:type="dcterms:W3CDTF">2026-03-04T14:37:00Z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2025-03-03T13:52:25Z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27fe0dd1-8cc3-40ff-9cf5-03eec24ec5a5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0x010100E21E2FC40F2F9849A2101429659C885F</vt:lpwstr>
  </property>
  <property fmtid="{D5CDD505-2E9C-101B-9397-08002B2CF9AE}" pid="11" name="GrammarlyDocumentId">
    <vt:lpwstr>77ee3ac4-2160-4c3d-bdd3-0781bcada506</vt:lpwstr>
  </property>
</Properties>
</file>
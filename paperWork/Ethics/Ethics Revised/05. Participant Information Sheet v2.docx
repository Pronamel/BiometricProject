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BBF4" w14:textId="77777777" w:rsidR="00E56FFF" w:rsidRPr="00625507" w:rsidRDefault="00E56FFF" w:rsidP="00E56FFF">
      <w:pPr>
        <w:jc w:val="center"/>
        <w:rPr>
          <w:rFonts w:cstheme="minorHAnsi"/>
          <w:b/>
        </w:rPr>
      </w:pPr>
      <w:r w:rsidRPr="00440543">
        <w:rPr>
          <w:rFonts w:cstheme="minorHAnsi"/>
          <w:b/>
        </w:rPr>
        <w:t xml:space="preserve">Participant Information Sheet for </w:t>
      </w:r>
      <w:r>
        <w:rPr>
          <w:rFonts w:cstheme="minorHAnsi"/>
          <w:b/>
        </w:rPr>
        <w:t>Computing students</w:t>
      </w:r>
    </w:p>
    <w:p w14:paraId="354E4447" w14:textId="77777777" w:rsidR="00E56FFF" w:rsidRPr="008B693C" w:rsidRDefault="00E56FFF" w:rsidP="00E56FFF">
      <w:pPr>
        <w:jc w:val="center"/>
        <w:rPr>
          <w:rFonts w:ascii="Calibri" w:hAnsi="Calibri"/>
        </w:rPr>
      </w:pPr>
      <w:r>
        <w:rPr>
          <w:rFonts w:ascii="Calibri" w:hAnsi="Calibri"/>
        </w:rPr>
        <w:t>Evaluating Voting Application Design and Assessing Public Opinion on Biometric Data Storage</w:t>
      </w:r>
    </w:p>
    <w:p w14:paraId="169E19F5" w14:textId="1AC7B004" w:rsidR="00E56FFF" w:rsidRPr="00EF532E" w:rsidRDefault="00E56FFF" w:rsidP="00E56FFF">
      <w:pPr>
        <w:jc w:val="center"/>
        <w:rPr>
          <w:b/>
        </w:rPr>
      </w:pPr>
      <w:r>
        <w:rPr>
          <w:b/>
        </w:rPr>
        <w:t xml:space="preserve">University of Dundee School Research Ethics Committee Application/Approval Number: </w:t>
      </w:r>
      <w:ins w:id="0" w:author="Alexander Gordon (Student)" w:date="2026-03-01T21:05:00Z">
        <w:r w:rsidR="00237525" w:rsidRPr="00237525">
          <w:rPr>
            <w:b/>
            <w:color w:val="EE0000"/>
          </w:rPr>
          <w:t>UOD-SSREC-UG-COMP-2025-013</w:t>
        </w:r>
      </w:ins>
      <w:del w:id="1" w:author="Alexander Gordon (Student)" w:date="2026-03-01T21:05:00Z" w16du:dateUtc="2026-03-01T21:05:00Z">
        <w:r w:rsidRPr="002D4FC7" w:rsidDel="00237525">
          <w:rPr>
            <w:b/>
            <w:color w:val="EE0000"/>
          </w:rPr>
          <w:delText>[</w:delText>
        </w:r>
        <w:r w:rsidRPr="002D4FC7" w:rsidDel="00237525">
          <w:rPr>
            <w:b/>
            <w:i/>
            <w:color w:val="EE0000"/>
          </w:rPr>
          <w:delText>insert approval number from decision letter</w:delText>
        </w:r>
        <w:r w:rsidRPr="002D4FC7" w:rsidDel="00237525">
          <w:rPr>
            <w:b/>
            <w:color w:val="EE0000"/>
          </w:rPr>
          <w:delText>]</w:delText>
        </w:r>
      </w:del>
    </w:p>
    <w:p w14:paraId="4A568E64" w14:textId="77777777" w:rsidR="00E56FFF" w:rsidRDefault="00E56FFF" w:rsidP="00E56FFF">
      <w:r w:rsidRPr="00C432AC">
        <w:t>You are invited to take part in a research project.</w:t>
      </w:r>
      <w:r>
        <w:t xml:space="preserve"> Before you decide </w:t>
      </w:r>
      <w:proofErr w:type="gramStart"/>
      <w:r>
        <w:t>whether or not</w:t>
      </w:r>
      <w:proofErr w:type="gramEnd"/>
      <w:r>
        <w:t xml:space="preserve"> you would like to participate it is important that you read the information provided below. This will help you to understand why and how the research is being carried out and what participation will involve. If you are being asked to provide data which could identify you, the information contained here also serves as your privacy notice. </w:t>
      </w:r>
      <w:r w:rsidRPr="00200D02">
        <w:t>Please let the researcher who gave you this information know if anything is unclear or you have any questions.</w:t>
      </w:r>
    </w:p>
    <w:p w14:paraId="75A1699E" w14:textId="77777777" w:rsidR="00E56FFF" w:rsidRPr="00E925AF" w:rsidRDefault="00E56FFF" w:rsidP="00E56FFF">
      <w:r>
        <w:rPr>
          <w:b/>
        </w:rPr>
        <w:t>Who is conducting the research?</w:t>
      </w:r>
    </w:p>
    <w:p w14:paraId="4C5DC3B1" w14:textId="77777777" w:rsidR="00E56FFF" w:rsidRPr="002D4FC7" w:rsidRDefault="00E56FFF" w:rsidP="00E56FFF">
      <w:pPr>
        <w:rPr>
          <w:iCs/>
        </w:rPr>
      </w:pPr>
      <w:r w:rsidRPr="002D4FC7">
        <w:rPr>
          <w:iCs/>
        </w:rPr>
        <w:t>This research is being conducted by</w:t>
      </w:r>
      <w:r>
        <w:rPr>
          <w:iCs/>
        </w:rPr>
        <w:t xml:space="preserve"> Alexander Gordon</w:t>
      </w:r>
      <w:r w:rsidRPr="002D4FC7">
        <w:rPr>
          <w:iCs/>
          <w:color w:val="EE0000"/>
        </w:rPr>
        <w:t xml:space="preserve"> </w:t>
      </w:r>
      <w:r w:rsidRPr="002D4FC7">
        <w:rPr>
          <w:iCs/>
        </w:rPr>
        <w:t xml:space="preserve">who is an </w:t>
      </w:r>
      <w:r w:rsidRPr="00DB3C93">
        <w:rPr>
          <w:iCs/>
        </w:rPr>
        <w:t xml:space="preserve">undergraduate </w:t>
      </w:r>
      <w:r w:rsidRPr="002D4FC7">
        <w:rPr>
          <w:iCs/>
        </w:rPr>
        <w:t>student at the University of Dundee. The research is being conducted to fulfil the requirements for the following module:</w:t>
      </w:r>
      <w:r>
        <w:rPr>
          <w:iCs/>
        </w:rPr>
        <w:t xml:space="preserve"> Individual Project</w:t>
      </w:r>
      <w:r w:rsidRPr="002D4FC7">
        <w:rPr>
          <w:iCs/>
        </w:rPr>
        <w:t>. The Principal Researcher is</w:t>
      </w:r>
      <w:r>
        <w:rPr>
          <w:iCs/>
        </w:rPr>
        <w:t xml:space="preserve"> Alexander Gordon</w:t>
      </w:r>
      <w:r w:rsidRPr="002D4FC7">
        <w:rPr>
          <w:iCs/>
        </w:rPr>
        <w:t xml:space="preserve"> who can be contacted at</w:t>
      </w:r>
      <w:r>
        <w:rPr>
          <w:iCs/>
          <w:color w:val="EE0000"/>
        </w:rPr>
        <w:t xml:space="preserve"> </w:t>
      </w:r>
      <w:r w:rsidRPr="00DB3C93">
        <w:rPr>
          <w:iCs/>
        </w:rPr>
        <w:t>2502331@dundee.ac.uk</w:t>
      </w:r>
      <w:r w:rsidRPr="002D4FC7">
        <w:rPr>
          <w:iCs/>
        </w:rPr>
        <w:t xml:space="preserve">. The project supervisor and co-investigator is </w:t>
      </w:r>
      <w:r w:rsidRPr="00C56D37">
        <w:rPr>
          <w:rFonts w:ascii="Calibri" w:hAnsi="Calibri"/>
        </w:rPr>
        <w:t>Oluwafemi Samuel</w:t>
      </w:r>
      <w:r w:rsidRPr="002D4FC7">
        <w:rPr>
          <w:iCs/>
        </w:rPr>
        <w:t xml:space="preserve"> who can be contacted at </w:t>
      </w:r>
      <w:r w:rsidRPr="00DB3C93">
        <w:rPr>
          <w:iCs/>
        </w:rPr>
        <w:t>osamuel002@dundee.ac.uk</w:t>
      </w:r>
      <w:r w:rsidRPr="002D4FC7">
        <w:rPr>
          <w:iCs/>
        </w:rPr>
        <w:t xml:space="preserve">. </w:t>
      </w:r>
    </w:p>
    <w:p w14:paraId="4429295A" w14:textId="77777777" w:rsidR="00E56FFF" w:rsidRPr="002B7FE0" w:rsidRDefault="00E56FFF" w:rsidP="00E56FFF">
      <w:pPr>
        <w:rPr>
          <w:b/>
        </w:rPr>
      </w:pPr>
      <w:r w:rsidRPr="002B7FE0">
        <w:rPr>
          <w:b/>
        </w:rPr>
        <w:t>Who is funding the research?</w:t>
      </w:r>
    </w:p>
    <w:p w14:paraId="7A24498B" w14:textId="77777777" w:rsidR="00E56FFF" w:rsidRPr="002D4FC7" w:rsidRDefault="00E56FFF" w:rsidP="00E56FFF">
      <w:pPr>
        <w:rPr>
          <w:iCs/>
        </w:rPr>
      </w:pPr>
      <w:r w:rsidRPr="002D4FC7">
        <w:rPr>
          <w:iCs/>
        </w:rPr>
        <w:t>Th</w:t>
      </w:r>
      <w:r>
        <w:rPr>
          <w:iCs/>
        </w:rPr>
        <w:t xml:space="preserve">is is non-funded research being conducted </w:t>
      </w:r>
      <w:r w:rsidRPr="000E2CD1">
        <w:rPr>
          <w:iCs/>
        </w:rPr>
        <w:t>to fulfil the requirements for the following module</w:t>
      </w:r>
      <w:r>
        <w:rPr>
          <w:iCs/>
        </w:rPr>
        <w:t xml:space="preserve"> at the University of Dundee</w:t>
      </w:r>
      <w:r w:rsidRPr="000E2CD1">
        <w:rPr>
          <w:iCs/>
        </w:rPr>
        <w:t xml:space="preserve">: </w:t>
      </w:r>
      <w:r>
        <w:rPr>
          <w:iCs/>
        </w:rPr>
        <w:t>Individual Project</w:t>
      </w:r>
      <w:r w:rsidRPr="002D4FC7">
        <w:rPr>
          <w:iCs/>
        </w:rPr>
        <w:t>.</w:t>
      </w:r>
    </w:p>
    <w:p w14:paraId="5D265042" w14:textId="77777777" w:rsidR="00E56FFF" w:rsidRDefault="00E56FFF" w:rsidP="00E56FFF">
      <w:pPr>
        <w:rPr>
          <w:b/>
        </w:rPr>
      </w:pPr>
      <w:r>
        <w:rPr>
          <w:b/>
        </w:rPr>
        <w:t>What is the purpose of the research?</w:t>
      </w:r>
    </w:p>
    <w:p w14:paraId="21E1CA12" w14:textId="77777777" w:rsidR="00E56FFF" w:rsidRPr="00DB3C93" w:rsidRDefault="00E56FFF" w:rsidP="00E56FFF">
      <w:pPr>
        <w:rPr>
          <w:iCs/>
        </w:rPr>
      </w:pPr>
      <w:r w:rsidRPr="00DB3C93">
        <w:rPr>
          <w:iCs/>
        </w:rPr>
        <w:t>The research is being conducted to aid the development and evaluation of a new software system. The research will involve evaluation of the system with prospective end users to gauge how effective it is in meeting its requirements and how well-matched it is to the expectations of its users. These are necessary stages of the work being completed by Alexander Gordon to address the following aims and objectives of their project: to research and develop novel or improved computing solutions; to collect data from prospective end-users through ethically approved methods (interviews, surveys, usability testing) to evaluate, validate, and iteratively refine the developed computing system against its stated requirements and goals; to ensure adherence to the relevant ethical procedures, e.g., in relation to obtaining informed consent from participants prior to data collection, and to maintain secure and anonymised storage of all collected data.</w:t>
      </w:r>
    </w:p>
    <w:p w14:paraId="6E11E310" w14:textId="77777777" w:rsidR="00E56FFF" w:rsidRDefault="00E56FFF" w:rsidP="00E56FFF">
      <w:pPr>
        <w:rPr>
          <w:b/>
        </w:rPr>
      </w:pPr>
      <w:r w:rsidRPr="009B6AE2">
        <w:rPr>
          <w:b/>
        </w:rPr>
        <w:t>Why have I been invited to take part?</w:t>
      </w:r>
    </w:p>
    <w:p w14:paraId="3F40C470" w14:textId="77777777" w:rsidR="00E56FFF" w:rsidRDefault="00E56FFF" w:rsidP="00E56FFF">
      <w:pPr>
        <w:rPr>
          <w:i/>
        </w:rPr>
      </w:pPr>
      <w:r w:rsidRPr="009B6AE2">
        <w:t>You have been invited to take part because</w:t>
      </w:r>
      <w:r>
        <w:t xml:space="preserve"> you are someone who could be a prospective end user for the system under development, or because you may be able to offer a generalized perspective based on your experience with other, similar systems, or as a layperson.</w:t>
      </w:r>
    </w:p>
    <w:p w14:paraId="32BCDE9F" w14:textId="77777777" w:rsidR="00E56FFF" w:rsidRDefault="00E56FFF" w:rsidP="00E56FFF">
      <w:pPr>
        <w:rPr>
          <w:b/>
        </w:rPr>
      </w:pPr>
      <w:r>
        <w:rPr>
          <w:b/>
        </w:rPr>
        <w:t>Do I have to take part?</w:t>
      </w:r>
    </w:p>
    <w:p w14:paraId="1B6B32B7" w14:textId="369A802D" w:rsidR="00A5599E" w:rsidRPr="008E1FEC" w:rsidRDefault="00E56FFF" w:rsidP="00E56FFF">
      <w:pPr>
        <w:rPr>
          <w:iCs/>
        </w:rPr>
      </w:pPr>
      <w:r w:rsidRPr="00015918">
        <w:t>No</w:t>
      </w:r>
      <w:r>
        <w:t xml:space="preserve">. </w:t>
      </w:r>
      <w:r>
        <w:rPr>
          <w:iCs/>
        </w:rPr>
        <w:t>T</w:t>
      </w:r>
      <w:r w:rsidRPr="002D4FC7">
        <w:rPr>
          <w:iCs/>
        </w:rPr>
        <w:t xml:space="preserve">aking part is </w:t>
      </w:r>
      <w:r>
        <w:rPr>
          <w:iCs/>
        </w:rPr>
        <w:t xml:space="preserve">entirely </w:t>
      </w:r>
      <w:r w:rsidRPr="002D4FC7">
        <w:rPr>
          <w:iCs/>
        </w:rPr>
        <w:t>voluntary</w:t>
      </w:r>
      <w:r>
        <w:rPr>
          <w:iCs/>
        </w:rPr>
        <w:t>. If you c</w:t>
      </w:r>
      <w:r w:rsidRPr="002D4FC7">
        <w:rPr>
          <w:iCs/>
        </w:rPr>
        <w:t>hoos</w:t>
      </w:r>
      <w:r>
        <w:rPr>
          <w:iCs/>
        </w:rPr>
        <w:t>e</w:t>
      </w:r>
      <w:r w:rsidRPr="002D4FC7">
        <w:rPr>
          <w:iCs/>
        </w:rPr>
        <w:t xml:space="preserve"> not to take part</w:t>
      </w:r>
      <w:r>
        <w:rPr>
          <w:iCs/>
        </w:rPr>
        <w:t>,</w:t>
      </w:r>
      <w:r w:rsidRPr="002D4FC7">
        <w:rPr>
          <w:iCs/>
        </w:rPr>
        <w:t xml:space="preserve"> </w:t>
      </w:r>
      <w:r>
        <w:rPr>
          <w:iCs/>
        </w:rPr>
        <w:t xml:space="preserve">it </w:t>
      </w:r>
      <w:r w:rsidRPr="002D4FC7">
        <w:rPr>
          <w:iCs/>
        </w:rPr>
        <w:t xml:space="preserve">will not disadvantage </w:t>
      </w:r>
      <w:r>
        <w:rPr>
          <w:iCs/>
        </w:rPr>
        <w:t xml:space="preserve">you or the project research </w:t>
      </w:r>
      <w:r w:rsidRPr="002D4FC7">
        <w:rPr>
          <w:iCs/>
        </w:rPr>
        <w:t>in any way</w:t>
      </w:r>
      <w:r>
        <w:rPr>
          <w:iCs/>
        </w:rPr>
        <w:t xml:space="preserve">. If you do decide to take part, you can </w:t>
      </w:r>
      <w:r w:rsidRPr="002D4FC7">
        <w:rPr>
          <w:iCs/>
        </w:rPr>
        <w:t xml:space="preserve">withdraw from the study at any time without explanation and without penalty. </w:t>
      </w:r>
      <w:r>
        <w:rPr>
          <w:iCs/>
        </w:rPr>
        <w:t xml:space="preserve">If you wish to withdraw from the study, please inform the </w:t>
      </w:r>
      <w:r w:rsidRPr="00B02609">
        <w:rPr>
          <w:iCs/>
        </w:rPr>
        <w:t>Principal Research</w:t>
      </w:r>
      <w:r>
        <w:rPr>
          <w:iCs/>
        </w:rPr>
        <w:t xml:space="preserve">er </w:t>
      </w:r>
      <w:r w:rsidRPr="00625507">
        <w:rPr>
          <w:iCs/>
        </w:rPr>
        <w:t xml:space="preserve">(Alexander Gordon, 2502331@dundee.ac.uk) </w:t>
      </w:r>
      <w:r>
        <w:rPr>
          <w:iCs/>
        </w:rPr>
        <w:t xml:space="preserve">at any stage. During the study, you can choose not to answer any questions that you don’t want to </w:t>
      </w:r>
      <w:r>
        <w:rPr>
          <w:iCs/>
        </w:rPr>
        <w:lastRenderedPageBreak/>
        <w:t>and you can choose not to complete any activities that you don’t want to.</w:t>
      </w:r>
      <w:r w:rsidR="0061704C">
        <w:rPr>
          <w:iCs/>
        </w:rPr>
        <w:t xml:space="preserve"> </w:t>
      </w:r>
      <w:r>
        <w:rPr>
          <w:iCs/>
        </w:rPr>
        <w:t xml:space="preserve">At the end of the study, a debriefing will remind you of the purpose of the research and reconfirm with you that </w:t>
      </w:r>
      <w:r w:rsidRPr="008E1FEC">
        <w:rPr>
          <w:iCs/>
        </w:rPr>
        <w:t>you are happy for any data you have provided to be used</w:t>
      </w:r>
      <w:r w:rsidR="00A5599E" w:rsidRPr="008E1FEC">
        <w:rPr>
          <w:iCs/>
        </w:rPr>
        <w:t xml:space="preserve">. </w:t>
      </w:r>
    </w:p>
    <w:p w14:paraId="0D90CCC7" w14:textId="6B253DAA" w:rsidR="0061704C" w:rsidRPr="008E1FEC" w:rsidRDefault="0061704C" w:rsidP="0061704C">
      <w:pPr>
        <w:rPr>
          <w:iCs/>
        </w:rPr>
      </w:pPr>
      <w:r w:rsidRPr="008E1FEC">
        <w:rPr>
          <w:iCs/>
        </w:rPr>
        <w:t xml:space="preserve">Once you have submitted your </w:t>
      </w:r>
      <w:r w:rsidR="000C6D08" w:rsidRPr="008E1FEC">
        <w:rPr>
          <w:iCs/>
        </w:rPr>
        <w:t>response</w:t>
      </w:r>
      <w:r w:rsidRPr="008E1FEC">
        <w:rPr>
          <w:iCs/>
        </w:rPr>
        <w:t xml:space="preserve"> to the study, your data will be pseudonymised</w:t>
      </w:r>
      <w:r w:rsidR="007358DB" w:rsidRPr="008E1FEC">
        <w:rPr>
          <w:iCs/>
        </w:rPr>
        <w:t xml:space="preserve"> by </w:t>
      </w:r>
      <w:r w:rsidRPr="008E1FEC">
        <w:rPr>
          <w:iCs/>
        </w:rPr>
        <w:t>assign</w:t>
      </w:r>
      <w:r w:rsidR="007358DB" w:rsidRPr="008E1FEC">
        <w:rPr>
          <w:iCs/>
        </w:rPr>
        <w:t>ing</w:t>
      </w:r>
      <w:r w:rsidRPr="008E1FEC">
        <w:rPr>
          <w:iCs/>
        </w:rPr>
        <w:t xml:space="preserve"> a unique 5-digit random identification code (token). This token enables you to request deletion of your data should you wish to withdraw from the study.</w:t>
      </w:r>
    </w:p>
    <w:p w14:paraId="0C8F7E42" w14:textId="6DC44E6E" w:rsidR="0061704C" w:rsidRPr="008E1FEC" w:rsidRDefault="0061704C" w:rsidP="0061704C">
      <w:pPr>
        <w:rPr>
          <w:iCs/>
        </w:rPr>
      </w:pPr>
      <w:r w:rsidRPr="008E1FEC">
        <w:rPr>
          <w:iCs/>
        </w:rPr>
        <w:t xml:space="preserve">If you would like your data to be removed, you must email </w:t>
      </w:r>
      <w:r w:rsidR="00147EF0" w:rsidRPr="008E1FEC">
        <w:rPr>
          <w:iCs/>
        </w:rPr>
        <w:t>the principal</w:t>
      </w:r>
      <w:r w:rsidRPr="008E1FEC">
        <w:rPr>
          <w:iCs/>
        </w:rPr>
        <w:t xml:space="preserve"> research</w:t>
      </w:r>
      <w:r w:rsidR="00147EF0" w:rsidRPr="008E1FEC">
        <w:rPr>
          <w:iCs/>
        </w:rPr>
        <w:t xml:space="preserve">er </w:t>
      </w:r>
      <w:r w:rsidRPr="008E1FEC">
        <w:rPr>
          <w:iCs/>
        </w:rPr>
        <w:t>within two weeks of completing the questionnaire and provide your token. As no personal identifying information is collected, this token is the only way your data can be identified and deleted.</w:t>
      </w:r>
    </w:p>
    <w:p w14:paraId="09263FD5" w14:textId="77EB52F6" w:rsidR="0061704C" w:rsidRPr="008E1FEC" w:rsidRDefault="0061704C" w:rsidP="0061704C">
      <w:pPr>
        <w:rPr>
          <w:iCs/>
        </w:rPr>
      </w:pPr>
      <w:r w:rsidRPr="008E1FEC">
        <w:rPr>
          <w:iCs/>
        </w:rPr>
        <w:t xml:space="preserve">After the two-week withdrawal period has passed, the token will be permanently removed from the </w:t>
      </w:r>
      <w:proofErr w:type="gramStart"/>
      <w:r w:rsidRPr="008E1FEC">
        <w:rPr>
          <w:iCs/>
        </w:rPr>
        <w:t>dataset</w:t>
      </w:r>
      <w:proofErr w:type="gramEnd"/>
      <w:r w:rsidRPr="008E1FEC">
        <w:rPr>
          <w:iCs/>
        </w:rPr>
        <w:t xml:space="preserve"> and your data will become fully anonymous. At this stage, it will no longer be possible to identify or delete individual responses.</w:t>
      </w:r>
    </w:p>
    <w:p w14:paraId="12B53CC0" w14:textId="5271F3B3" w:rsidR="00E56FFF" w:rsidRPr="008E1FEC" w:rsidRDefault="00A5599E" w:rsidP="00B57EBA">
      <w:pPr>
        <w:rPr>
          <w:i/>
        </w:rPr>
      </w:pPr>
      <w:r w:rsidRPr="008E1FEC">
        <w:rPr>
          <w:iCs/>
        </w:rPr>
        <w:t xml:space="preserve"> </w:t>
      </w:r>
    </w:p>
    <w:p w14:paraId="4DE85410" w14:textId="77777777" w:rsidR="00E56FFF" w:rsidRPr="008E1FEC" w:rsidRDefault="00E56FFF" w:rsidP="00E56FFF">
      <w:pPr>
        <w:rPr>
          <w:b/>
        </w:rPr>
      </w:pPr>
      <w:r w:rsidRPr="008E1FEC">
        <w:rPr>
          <w:b/>
        </w:rPr>
        <w:t>What will happen if I take part?</w:t>
      </w:r>
    </w:p>
    <w:p w14:paraId="64EDBA22" w14:textId="77777777" w:rsidR="00E56FFF" w:rsidRPr="00DB3C93" w:rsidRDefault="00E56FFF" w:rsidP="00E56FFF">
      <w:pPr>
        <w:rPr>
          <w:iCs/>
        </w:rPr>
      </w:pPr>
      <w:r w:rsidRPr="008E1FEC">
        <w:rPr>
          <w:iCs/>
        </w:rPr>
        <w:t xml:space="preserve">You will be asked to take part in an in-person evaluation of (prototypes of) the system that is being developed. This meeting will be arranged on a date and time that is convenient for you. A meeting location in the Queen Mother Building (QMB) on the University of Dundee campus will be proposed. The meeting is estimated to last between 15 to 20 minutes maximum. During the meeting, the researcher will present (prototypes of) the system that is under development to you. They may provide a general overview of the system, seeking your views and comments as they go along. They may ask you to interact directly with </w:t>
      </w:r>
      <w:r w:rsidRPr="00DB3C93">
        <w:rPr>
          <w:iCs/>
        </w:rPr>
        <w:t xml:space="preserve">the system yourself, either as a free-form exploration of your own or based on a set of specific tasks or features they would like you to try out. You will be provided with all materials necessary to complete the evaluation. Please be assured that the researcher is not judging or testing your ability to use the system. They are keen to benefit from your experience with the system including what you feel works well or doesn’t work well. During the evaluation, you may be encouraged to ‘think-aloud’ or comment on things as you go along. The researcher will be taking notes of any feedback given. The researcher may have specific questions of their own, e.g., ‘what did you think of that feature?’, ‘is the size of font OK?’, ‘would this feature work better if it was presented in this way instead?’. The researcher may wish to record the session using audio or video. This would be for the purposes of transcribing notes from the recordings afterwards and then destroying the recordings when they are no longer required. If recordings are being used, this will be made clear to you and your informed consent would be sought to do so. During the meeting, no personal, confidential, or sensitive data will be collected from you, and your informed consent will be required prior to proceeding. You can choose not to answer questions that you don’t want to. You can end or withdraw from the session at any time without explanation and without penalty. During the meeting, there will be opportunities for you to take breaks whenever you require. Towards the end of the meeting, or after the meeting has concluded, you may be asked to complete a final questionnaire that allows you to rate the features of the application and provide any further final comments that you feel will be useful. This questionnaire is estimated to take 5 to 10 minutes to complete. In the questionnaire, no personal, confidential, or sensitive data will be collected from you. You can choose not to answer questions that you don’t want to. You can decide to withdraw from the research without consequence or penalty.  The researcher </w:t>
      </w:r>
      <w:r w:rsidRPr="00DB3C93">
        <w:rPr>
          <w:iCs/>
        </w:rPr>
        <w:lastRenderedPageBreak/>
        <w:t xml:space="preserve">is unable to reward or compensate you for your time, but we hope you will find it to be an interesting experience to take part in the research. </w:t>
      </w:r>
    </w:p>
    <w:p w14:paraId="0F0A9FC4" w14:textId="77777777" w:rsidR="00E56FFF" w:rsidRDefault="00E56FFF" w:rsidP="00E56FFF">
      <w:pPr>
        <w:rPr>
          <w:b/>
        </w:rPr>
      </w:pPr>
      <w:r>
        <w:rPr>
          <w:b/>
        </w:rPr>
        <w:t>Are there any risks in taking part?</w:t>
      </w:r>
    </w:p>
    <w:p w14:paraId="259FEDE2" w14:textId="77777777" w:rsidR="00E56FFF" w:rsidRDefault="00E56FFF" w:rsidP="00E56FFF">
      <w:pPr>
        <w:pStyle w:val="BodyText"/>
        <w:spacing w:after="160" w:line="259" w:lineRule="auto"/>
        <w:rPr>
          <w:rFonts w:asciiTheme="minorHAnsi" w:eastAsiaTheme="minorHAnsi" w:hAnsiTheme="minorHAnsi" w:cstheme="minorBidi"/>
          <w:iCs/>
          <w:sz w:val="22"/>
          <w:szCs w:val="22"/>
        </w:rPr>
      </w:pPr>
      <w:r>
        <w:rPr>
          <w:rFonts w:asciiTheme="minorHAnsi" w:eastAsiaTheme="minorHAnsi" w:hAnsiTheme="minorHAnsi" w:cstheme="minorBidi"/>
          <w:iCs/>
          <w:sz w:val="22"/>
          <w:szCs w:val="22"/>
        </w:rPr>
        <w:t xml:space="preserve">There are no expected risks except for the disclosure of information that would cause the researcher to have safeguarding concerns for you or others. When data is being collected from you, e.g., through meetings or questionnaires, it is important that your answers relate directly to the research questions only. No personal data will be collected from you during the research activities. If you accidentally disclose some personal information, e.g., if you enter your name or email address into an anonymous survey, this information will be removed or redacted so that the data remains anonymous. If you disclose something that causes the project researcher to have safeguarding concerns, e.g., concerns for the safety, health, or wellbeing of you and others, they will need to report this to the Chief Investigator of the research who may then seek advice from contacts in the </w:t>
      </w:r>
      <w:r w:rsidRPr="009907A7">
        <w:rPr>
          <w:rFonts w:asciiTheme="minorHAnsi" w:eastAsiaTheme="minorHAnsi" w:hAnsiTheme="minorHAnsi" w:cstheme="minorBidi"/>
          <w:iCs/>
          <w:sz w:val="22"/>
          <w:szCs w:val="22"/>
        </w:rPr>
        <w:t xml:space="preserve">University of Dundee Safeguarding </w:t>
      </w:r>
      <w:r>
        <w:rPr>
          <w:rFonts w:asciiTheme="minorHAnsi" w:eastAsiaTheme="minorHAnsi" w:hAnsiTheme="minorHAnsi" w:cstheme="minorBidi"/>
          <w:iCs/>
          <w:sz w:val="22"/>
          <w:szCs w:val="22"/>
        </w:rPr>
        <w:t xml:space="preserve">Team. </w:t>
      </w:r>
    </w:p>
    <w:p w14:paraId="0375BC1D" w14:textId="77777777" w:rsidR="00E56FFF" w:rsidRDefault="00E56FFF" w:rsidP="00E56FFF">
      <w:pPr>
        <w:pStyle w:val="BodyText"/>
        <w:spacing w:after="160" w:line="259" w:lineRule="auto"/>
        <w:rPr>
          <w:rFonts w:asciiTheme="minorHAnsi" w:eastAsiaTheme="minorHAnsi" w:hAnsiTheme="minorHAnsi" w:cstheme="minorBidi"/>
          <w:b/>
          <w:sz w:val="22"/>
          <w:szCs w:val="22"/>
        </w:rPr>
      </w:pPr>
      <w:r w:rsidRPr="00001B34">
        <w:rPr>
          <w:rFonts w:asciiTheme="minorHAnsi" w:eastAsiaTheme="minorHAnsi" w:hAnsiTheme="minorHAnsi" w:cstheme="minorBidi"/>
          <w:b/>
          <w:sz w:val="22"/>
          <w:szCs w:val="22"/>
        </w:rPr>
        <w:t>What are the possible benefits of taking part?</w:t>
      </w:r>
    </w:p>
    <w:p w14:paraId="56BE632D" w14:textId="77777777" w:rsidR="00E56FFF" w:rsidRPr="002D4FC7" w:rsidRDefault="00E56FFF" w:rsidP="00E56FFF">
      <w:pPr>
        <w:rPr>
          <w:iCs/>
        </w:rPr>
      </w:pPr>
      <w:r w:rsidRPr="002D4FC7">
        <w:rPr>
          <w:iCs/>
        </w:rPr>
        <w:t xml:space="preserve">There are no direct benefits other than being involved in research that may be of interest to you. </w:t>
      </w:r>
    </w:p>
    <w:p w14:paraId="60EF897E" w14:textId="77777777" w:rsidR="00E56FFF" w:rsidRDefault="00E56FFF" w:rsidP="00E56FFF">
      <w:pPr>
        <w:rPr>
          <w:b/>
        </w:rPr>
      </w:pPr>
      <w:r>
        <w:rPr>
          <w:b/>
        </w:rPr>
        <w:t>Will my taking part in this project be kept confidential?</w:t>
      </w:r>
    </w:p>
    <w:p w14:paraId="607A7FF0" w14:textId="69535BBB" w:rsidR="00E56FFF" w:rsidRPr="002D4FC7" w:rsidRDefault="00E56FFF" w:rsidP="00E56FFF">
      <w:pPr>
        <w:rPr>
          <w:iCs/>
        </w:rPr>
      </w:pPr>
      <w:r w:rsidRPr="002D4FC7">
        <w:rPr>
          <w:iCs/>
        </w:rPr>
        <w:t xml:space="preserve">Yes, absolutely. We will ensure that any personal contact information that could identify you (such as name and email address) is kept confidential and stored safely in locations and resources provided by the University of Dundee, e.g., in their Microsoft Office 365 resources such as Outlook, Excel, and One Drive, with password-protection where required. Only the </w:t>
      </w:r>
      <w:r>
        <w:rPr>
          <w:iCs/>
        </w:rPr>
        <w:t>Principal Investigator (project student)</w:t>
      </w:r>
      <w:r w:rsidRPr="002D4FC7">
        <w:rPr>
          <w:iCs/>
        </w:rPr>
        <w:t xml:space="preserve"> and Chief Investigator</w:t>
      </w:r>
      <w:r>
        <w:rPr>
          <w:iCs/>
        </w:rPr>
        <w:t xml:space="preserve"> (project supervisor)</w:t>
      </w:r>
      <w:r w:rsidRPr="002D4FC7">
        <w:rPr>
          <w:iCs/>
        </w:rPr>
        <w:t xml:space="preserve"> will have access to your data. The data will be collected in the UK and will not be transferred outside the UK/EU. During data collection tasks (interviews, questionnaires, etc.), no personally identifiable information about you will be recorded. Your identity will remain anonymous and the data not traceable to you. For in-person meetings, these can be scheduled to ensure privacy and confidentiality in terms of the location, who can be ‘seen’, and to prevent un-intended interaction with other participants who may be taking part before or after you. </w:t>
      </w:r>
      <w:del w:id="2" w:author="Alexander Gordon (Student)" w:date="2026-03-01T21:07:00Z" w16du:dateUtc="2026-03-01T21:07:00Z">
        <w:r w:rsidRPr="002D4FC7" w:rsidDel="00237525">
          <w:rPr>
            <w:iCs/>
          </w:rPr>
          <w:delText xml:space="preserve">If audio or video recordings are being used, these will be for the purposes of transcription. These recordings will be stored securely until the transcription has been made. After the transcription has been made, the recordings will be deleted / destroyed. The transcription will not record any personally identifiable information. </w:delText>
        </w:r>
      </w:del>
      <w:r w:rsidRPr="002D4FC7">
        <w:rPr>
          <w:iCs/>
        </w:rPr>
        <w:t xml:space="preserve">In the final report / thesis that is produced from the research, and any subsequent, Academic publications, there will be no direct reference to you or other individuals who have taken part in the research. However, anonymous quotes may be used. The only eventuality where the researcher/research team will be unable to uphold confidentiality is in the case of information being disclosed by you to them which represents a safeguarding concern, e.g., concerns for your safety, your mental health, concerns related to radicalisation, concerns for vulnerable adults or children, or other, general incriminating information that has to be reported. Safeguarding concerns will be reported in line with the </w:t>
      </w:r>
      <w:hyperlink r:id="rId5" w:history="1">
        <w:r w:rsidRPr="002D4FC7">
          <w:rPr>
            <w:rStyle w:val="Hyperlink"/>
            <w:iCs/>
          </w:rPr>
          <w:t>University of Dundee Safeguarding Guidance for Researchers</w:t>
        </w:r>
      </w:hyperlink>
    </w:p>
    <w:p w14:paraId="568AF9DF" w14:textId="77777777" w:rsidR="00E56FFF" w:rsidRPr="00B3648B" w:rsidRDefault="00E56FFF" w:rsidP="00E56FFF">
      <w:pPr>
        <w:rPr>
          <w:b/>
        </w:rPr>
      </w:pPr>
      <w:r w:rsidRPr="00B3648B">
        <w:rPr>
          <w:b/>
        </w:rPr>
        <w:t>What will happen to the information I provide?</w:t>
      </w:r>
    </w:p>
    <w:p w14:paraId="2CA0B821" w14:textId="675D4233" w:rsidR="00E56FFF" w:rsidRPr="002D4FC7" w:rsidRDefault="00E56FFF" w:rsidP="00E56FFF">
      <w:pPr>
        <w:rPr>
          <w:iCs/>
        </w:rPr>
      </w:pPr>
      <w:r w:rsidRPr="002D4FC7">
        <w:rPr>
          <w:iCs/>
        </w:rPr>
        <w:t>All digital data and documents will be stored securely in University of Dundee-managed resources</w:t>
      </w:r>
      <w:ins w:id="3" w:author="Alexander Gordon (Student)" w:date="2026-03-01T21:08:00Z" w16du:dateUtc="2026-03-01T21:08:00Z">
        <w:r w:rsidR="00237525">
          <w:rPr>
            <w:iCs/>
          </w:rPr>
          <w:t xml:space="preserve">. The resources used will </w:t>
        </w:r>
        <w:proofErr w:type="spellStart"/>
        <w:r w:rsidR="00237525">
          <w:rPr>
            <w:iCs/>
          </w:rPr>
          <w:t>be</w:t>
        </w:r>
      </w:ins>
      <w:del w:id="4" w:author="Alexander Gordon (Student)" w:date="2026-03-01T21:08:00Z" w16du:dateUtc="2026-03-01T21:08:00Z">
        <w:r w:rsidRPr="002D4FC7" w:rsidDel="00237525">
          <w:rPr>
            <w:iCs/>
          </w:rPr>
          <w:delText xml:space="preserve"> such as </w:delText>
        </w:r>
      </w:del>
      <w:r w:rsidRPr="002D4FC7">
        <w:rPr>
          <w:iCs/>
        </w:rPr>
        <w:t>Office</w:t>
      </w:r>
      <w:proofErr w:type="spellEnd"/>
      <w:r w:rsidRPr="002D4FC7">
        <w:rPr>
          <w:iCs/>
        </w:rPr>
        <w:t xml:space="preserve"> 365 (Outlook, Excel) and the One Drive storage system. The data will be accessible only to the </w:t>
      </w:r>
      <w:r w:rsidRPr="00953DD3">
        <w:rPr>
          <w:iCs/>
        </w:rPr>
        <w:t>Principal Investigator (project student)</w:t>
      </w:r>
      <w:r>
        <w:rPr>
          <w:iCs/>
        </w:rPr>
        <w:t xml:space="preserve"> </w:t>
      </w:r>
      <w:r w:rsidRPr="00953DD3">
        <w:rPr>
          <w:iCs/>
        </w:rPr>
        <w:lastRenderedPageBreak/>
        <w:t xml:space="preserve">and Chief Investigator (project </w:t>
      </w:r>
      <w:r>
        <w:rPr>
          <w:iCs/>
        </w:rPr>
        <w:t>supervisor</w:t>
      </w:r>
      <w:r w:rsidRPr="00953DD3">
        <w:rPr>
          <w:iCs/>
        </w:rPr>
        <w:t>)</w:t>
      </w:r>
      <w:r w:rsidRPr="002D4FC7">
        <w:rPr>
          <w:iCs/>
        </w:rPr>
        <w:t>. This data will be held for the duration of the project</w:t>
      </w:r>
      <w:r>
        <w:rPr>
          <w:iCs/>
        </w:rPr>
        <w:t xml:space="preserve">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 Consent forms will be provided to the Chief Investigator with any copies of these that are held by project students being deleted. </w:t>
      </w:r>
      <w:r w:rsidRPr="002D4FC7">
        <w:rPr>
          <w:iCs/>
        </w:rPr>
        <w:t>Should you decide to withdraw from the study then your data will be removed; this is as long as it is not completely anonymised, in which case we would be unable to link specific data to you. You can request that your data be removed from the study (subject to anonymi</w:t>
      </w:r>
      <w:r w:rsidR="001B6508">
        <w:rPr>
          <w:iCs/>
        </w:rPr>
        <w:t>s</w:t>
      </w:r>
      <w:r w:rsidRPr="002D4FC7">
        <w:rPr>
          <w:iCs/>
        </w:rPr>
        <w:t xml:space="preserve">ation); please contact the project researcher to do so. You may also request to be provided with the data that is being held for you if it is possible to do so. If the data is anonymised or </w:t>
      </w:r>
      <w:r w:rsidRPr="00811DFD">
        <w:rPr>
          <w:iCs/>
        </w:rPr>
        <w:t>aggregated,</w:t>
      </w:r>
      <w:r w:rsidRPr="002D4FC7">
        <w:rPr>
          <w:iCs/>
        </w:rPr>
        <w:t xml:space="preserve"> it would not be possible to tell which data is yours. The results of the study may be used in research reports, publications, and presentations. In this case, the results will be presented as anonymised data and/or anonymous quotes from which participants cannot be identified. If you wish to access a copy of the published results, please contact the researcher (contact details provided earlier). </w:t>
      </w:r>
    </w:p>
    <w:p w14:paraId="2CC494D8" w14:textId="77777777" w:rsidR="00E56FFF" w:rsidRPr="00B62264" w:rsidRDefault="00E56FFF" w:rsidP="00E56FFF">
      <w:pPr>
        <w:rPr>
          <w:i/>
        </w:rPr>
      </w:pPr>
      <w:r w:rsidRPr="00B3648B">
        <w:rPr>
          <w:b/>
        </w:rPr>
        <w:t>Data Protection</w:t>
      </w:r>
    </w:p>
    <w:p w14:paraId="0C8EE78E" w14:textId="77777777" w:rsidR="00E56FFF" w:rsidRDefault="00E56FFF" w:rsidP="00E56FFF">
      <w:r>
        <w:t>No personal data will be collected at any time during the study. This includes name, phone number, or email address.</w:t>
      </w:r>
    </w:p>
    <w:p w14:paraId="6155F831" w14:textId="77777777" w:rsidR="00E56FFF" w:rsidRPr="00811DFD" w:rsidRDefault="00E56FFF" w:rsidP="00E56FFF">
      <w:r>
        <w:rPr>
          <w:iCs/>
        </w:rPr>
        <w:t>No</w:t>
      </w:r>
      <w:r w:rsidRPr="00063BC0">
        <w:t xml:space="preserve"> </w:t>
      </w:r>
      <w:r w:rsidRPr="00B572EE">
        <w:t>special category (sensitive personal) data</w:t>
      </w:r>
      <w:r>
        <w:t xml:space="preserve"> will be collected from you, e.g., data related to </w:t>
      </w:r>
      <w:r w:rsidRPr="002D4FC7">
        <w:t>racial or ethnic origin; political opinions; religious or philosophical beliefs; trade union membership; genetics, biometrics; health; sex life; or sexual orientation)</w:t>
      </w:r>
    </w:p>
    <w:p w14:paraId="3A1F6630" w14:textId="77777777" w:rsidR="00E56FFF" w:rsidRPr="008B7179" w:rsidRDefault="00E56FFF" w:rsidP="00E56FFF">
      <w:r w:rsidRPr="008B7179">
        <w:t>The University asserts that it</w:t>
      </w:r>
      <w:r>
        <w:t xml:space="preserve"> is</w:t>
      </w:r>
      <w:r w:rsidRPr="008B7179">
        <w:t xml:space="preserve"> lawful for it to process your personal data in this project as the </w:t>
      </w:r>
      <w:r w:rsidRPr="008B7179">
        <w:rPr>
          <w:iCs/>
        </w:rPr>
        <w:t>processing is necessary for the performance of a task carried out in the public interest or in the exercise of official authority vested in the controller.</w:t>
      </w:r>
    </w:p>
    <w:p w14:paraId="61A018FA" w14:textId="77777777" w:rsidR="00E56FFF" w:rsidRDefault="00E56FFF" w:rsidP="00E56FFF">
      <w:r>
        <w:t xml:space="preserve">The University of Dundee is the </w:t>
      </w:r>
      <w:r w:rsidRPr="00092A40">
        <w:t>data controller for the personal and/or special categories of personal data processed in this project</w:t>
      </w:r>
      <w:r>
        <w:t>.</w:t>
      </w:r>
    </w:p>
    <w:p w14:paraId="55EB0AFB" w14:textId="77777777" w:rsidR="00E56FFF" w:rsidRPr="00092A40" w:rsidRDefault="00E56FFF" w:rsidP="00E56FFF">
      <w:r w:rsidRPr="00092A40">
        <w:t>The University respects your rights and preferences in relation to your data and if you wish to update, access, erase, or limit the use of your information, please let us know by emailing</w:t>
      </w:r>
      <w:r>
        <w:t xml:space="preserve"> </w:t>
      </w:r>
      <w:hyperlink r:id="rId6" w:history="1">
        <w:r w:rsidRPr="00DA33B5">
          <w:rPr>
            <w:rStyle w:val="Hyperlink"/>
          </w:rPr>
          <w:t>2502331@dundee.ac.uk</w:t>
        </w:r>
      </w:hyperlink>
      <w:r>
        <w:t xml:space="preserve"> . </w:t>
      </w:r>
      <w:r w:rsidRPr="00092A40">
        <w:t xml:space="preserve">Please note that some of your rights may be limited where personal data is processed for research, but we are happy to discuss that with you. If you wish to complain about the use of your </w:t>
      </w:r>
      <w:proofErr w:type="gramStart"/>
      <w:r w:rsidRPr="00092A40">
        <w:t>information</w:t>
      </w:r>
      <w:proofErr w:type="gramEnd"/>
      <w:r w:rsidRPr="00092A40">
        <w:t xml:space="preserve"> please contact the University’s Data Protection Officer in the first instance</w:t>
      </w:r>
      <w:r>
        <w:t xml:space="preserve"> (</w:t>
      </w:r>
      <w:r w:rsidRPr="00092A40">
        <w:t>email</w:t>
      </w:r>
      <w:r>
        <w:t xml:space="preserve">: </w:t>
      </w:r>
      <w:hyperlink r:id="rId7" w:history="1">
        <w:r w:rsidRPr="00372D8C">
          <w:rPr>
            <w:rStyle w:val="Hyperlink"/>
          </w:rPr>
          <w:t>dataprotection@dundee.ac.uk</w:t>
        </w:r>
      </w:hyperlink>
      <w:r>
        <w:t>)</w:t>
      </w:r>
      <w:r w:rsidRPr="00092A40">
        <w:t>. You may also wish to contact the Information Commissioner’s Office</w:t>
      </w:r>
      <w:r>
        <w:t xml:space="preserve"> </w:t>
      </w:r>
      <w:r w:rsidRPr="008B7179">
        <w:t>(</w:t>
      </w:r>
      <w:hyperlink r:id="rId8" w:history="1">
        <w:r w:rsidRPr="008B7179">
          <w:rPr>
            <w:rStyle w:val="Hyperlink"/>
          </w:rPr>
          <w:t>https://ico.org.uk/</w:t>
        </w:r>
      </w:hyperlink>
      <w:r w:rsidRPr="008B7179">
        <w:t>).</w:t>
      </w:r>
    </w:p>
    <w:p w14:paraId="3511290F" w14:textId="77777777" w:rsidR="00E56FFF" w:rsidRDefault="00E56FFF" w:rsidP="00E56FFF">
      <w:pPr>
        <w:rPr>
          <w:ins w:id="5" w:author="Alexander Gordon (Student)" w:date="2026-03-01T21:09:00Z" w16du:dateUtc="2026-03-01T21:09:00Z"/>
        </w:rPr>
      </w:pPr>
      <w:r w:rsidRPr="00092A40">
        <w:t>You can find more information about the ways that personal data is used at the University at</w:t>
      </w:r>
      <w:r>
        <w:t>:</w:t>
      </w:r>
      <w:r w:rsidRPr="00092A40">
        <w:t xml:space="preserve"> </w:t>
      </w:r>
      <w:hyperlink r:id="rId9" w:history="1">
        <w:r>
          <w:rPr>
            <w:rStyle w:val="Hyperlink"/>
          </w:rPr>
          <w:t>https://www.dundee.ac.uk/information-governance/data-protection</w:t>
        </w:r>
      </w:hyperlink>
      <w:r w:rsidRPr="00092A40">
        <w:t xml:space="preserve">. </w:t>
      </w:r>
    </w:p>
    <w:p w14:paraId="605CE563" w14:textId="77777777" w:rsidR="00FD5132" w:rsidRPr="00DB335D" w:rsidRDefault="00FD5132" w:rsidP="00FD5132">
      <w:pPr>
        <w:rPr>
          <w:ins w:id="6" w:author="Alexander Gordon (Student)" w:date="2026-03-01T21:09:00Z" w16du:dateUtc="2026-03-01T21:09:00Z"/>
          <w:b/>
          <w:bCs/>
          <w:color w:val="EE0000"/>
        </w:rPr>
      </w:pPr>
      <w:ins w:id="7" w:author="Alexander Gordon (Student)" w:date="2026-03-01T21:09:00Z" w16du:dateUtc="2026-03-01T21:09:00Z">
        <w:r w:rsidRPr="00DB335D">
          <w:rPr>
            <w:b/>
            <w:bCs/>
            <w:color w:val="EE0000"/>
          </w:rPr>
          <w:t>What happens if I no longer want my data to be used in the study after submission?</w:t>
        </w:r>
      </w:ins>
    </w:p>
    <w:p w14:paraId="66D8F389" w14:textId="185EAACE" w:rsidR="00FD5132" w:rsidRPr="00DB335D" w:rsidRDefault="00FD5132" w:rsidP="00FD5132">
      <w:pPr>
        <w:rPr>
          <w:ins w:id="8" w:author="Alexander Gordon (Student)" w:date="2026-03-01T21:09:00Z" w16du:dateUtc="2026-03-01T21:09:00Z"/>
          <w:color w:val="EE0000"/>
        </w:rPr>
      </w:pPr>
      <w:ins w:id="9" w:author="Alexander Gordon (Student)" w:date="2026-03-01T21:09:00Z" w16du:dateUtc="2026-03-01T21:09:00Z">
        <w:r w:rsidRPr="00DB335D">
          <w:rPr>
            <w:color w:val="EE0000"/>
          </w:rPr>
          <w:t xml:space="preserve">If you wish to withdraw your data from the study, you need to contact a </w:t>
        </w:r>
        <w:del w:id="10" w:author="Oluwafemi Samuel (Staff)" w:date="2026-03-02T08:26:00Z" w16du:dateUtc="2026-03-02T08:26:00Z">
          <w:r w:rsidRPr="00DB335D" w:rsidDel="002710C5">
            <w:rPr>
              <w:color w:val="EE0000"/>
            </w:rPr>
            <w:delText>researcher from the study</w:delText>
          </w:r>
        </w:del>
      </w:ins>
      <w:ins w:id="11" w:author="Oluwafemi Samuel (Staff)" w:date="2026-03-02T08:26:00Z" w16du:dateUtc="2026-03-02T08:26:00Z">
        <w:r w:rsidR="002710C5">
          <w:rPr>
            <w:color w:val="EE0000"/>
          </w:rPr>
          <w:t>the principal investigator</w:t>
        </w:r>
      </w:ins>
      <w:ins w:id="12" w:author="Alexander Gordon (Student)" w:date="2026-03-01T21:09:00Z" w16du:dateUtc="2026-03-01T21:09:00Z">
        <w:r w:rsidRPr="00DB335D">
          <w:rPr>
            <w:color w:val="EE0000"/>
          </w:rPr>
          <w:t xml:space="preserve"> and provide them with the token you are given after</w:t>
        </w:r>
      </w:ins>
      <w:ins w:id="13" w:author="Oluwafemi Samuel (Staff)" w:date="2026-03-02T08:27:00Z" w16du:dateUtc="2026-03-02T08:27:00Z">
        <w:r w:rsidR="00193D69">
          <w:rPr>
            <w:color w:val="EE0000"/>
          </w:rPr>
          <w:t xml:space="preserve"> the</w:t>
        </w:r>
      </w:ins>
      <w:ins w:id="14" w:author="Alexander Gordon (Student)" w:date="2026-03-01T21:09:00Z" w16du:dateUtc="2026-03-01T21:09:00Z">
        <w:r w:rsidRPr="00DB335D">
          <w:rPr>
            <w:color w:val="EE0000"/>
          </w:rPr>
          <w:t xml:space="preserve"> submission</w:t>
        </w:r>
      </w:ins>
      <w:ins w:id="15" w:author="Oluwafemi Samuel (Staff)" w:date="2026-03-02T08:27:00Z" w16du:dateUtc="2026-03-02T08:27:00Z">
        <w:r w:rsidR="00193D69">
          <w:rPr>
            <w:color w:val="EE0000"/>
          </w:rPr>
          <w:t xml:space="preserve"> of your survey</w:t>
        </w:r>
      </w:ins>
      <w:ins w:id="16" w:author="Alexander Gordon (Student)" w:date="2026-03-01T21:09:00Z" w16du:dateUtc="2026-03-01T21:09:00Z">
        <w:r w:rsidRPr="00DB335D">
          <w:rPr>
            <w:color w:val="EE0000"/>
          </w:rPr>
          <w:t xml:space="preserve">. Once your data is submitted you have two weeks from the day of submission to contact </w:t>
        </w:r>
        <w:del w:id="17" w:author="Oluwafemi Samuel (Staff)" w:date="2026-03-02T08:27:00Z" w16du:dateUtc="2026-03-02T08:27:00Z">
          <w:r w:rsidRPr="00DB335D" w:rsidDel="00193D69">
            <w:rPr>
              <w:color w:val="EE0000"/>
            </w:rPr>
            <w:delText>a researcher</w:delText>
          </w:r>
        </w:del>
      </w:ins>
      <w:ins w:id="18" w:author="Oluwafemi Samuel (Staff)" w:date="2026-03-02T08:27:00Z" w16du:dateUtc="2026-03-02T08:27:00Z">
        <w:r w:rsidR="00193D69">
          <w:rPr>
            <w:color w:val="EE0000"/>
          </w:rPr>
          <w:t>the principal investigator</w:t>
        </w:r>
      </w:ins>
      <w:ins w:id="19" w:author="Alexander Gordon (Student)" w:date="2026-03-01T21:09:00Z" w16du:dateUtc="2026-03-01T21:09:00Z">
        <w:r w:rsidRPr="00DB335D">
          <w:rPr>
            <w:color w:val="EE0000"/>
          </w:rPr>
          <w:t xml:space="preserve"> and withdraw your data from the study. After the two weeks your data will be anonymised and no longer identifiable. </w:t>
        </w:r>
        <w:del w:id="20" w:author="Oluwafemi Samuel (Staff)" w:date="2026-03-02T08:31:00Z" w16du:dateUtc="2026-03-02T08:31:00Z">
          <w:r w:rsidRPr="00DB335D" w:rsidDel="001815F7">
            <w:rPr>
              <w:color w:val="EE0000"/>
            </w:rPr>
            <w:delText xml:space="preserve">After anonymisation there will be no way to identify its yours and no way to remove it from the study. </w:delText>
          </w:r>
        </w:del>
      </w:ins>
      <w:ins w:id="21" w:author="Oluwafemi Samuel (Staff)" w:date="2026-03-02T08:31:00Z" w16du:dateUtc="2026-03-02T08:31:00Z">
        <w:r w:rsidR="001815F7">
          <w:rPr>
            <w:color w:val="EE0000"/>
          </w:rPr>
          <w:t xml:space="preserve"> </w:t>
        </w:r>
      </w:ins>
      <w:ins w:id="22" w:author="Oluwafemi Samuel (Staff)" w:date="2026-03-02T08:31:00Z">
        <w:r w:rsidR="001815F7" w:rsidRPr="001815F7">
          <w:rPr>
            <w:color w:val="EE0000"/>
          </w:rPr>
          <w:lastRenderedPageBreak/>
          <w:t>Once anonymised, your data can no longer be identified because the token linking it to you will have been permanently removed. As a result, it will not be possible to withdraw your data from the study.</w:t>
        </w:r>
      </w:ins>
    </w:p>
    <w:p w14:paraId="0AA2A4A4" w14:textId="77777777" w:rsidR="00FD5132" w:rsidRDefault="00FD5132" w:rsidP="00E56FFF"/>
    <w:p w14:paraId="6E60F12C" w14:textId="77777777" w:rsidR="00E56FFF" w:rsidRPr="005E1FA2" w:rsidRDefault="00E56FFF" w:rsidP="00E56FFF">
      <w:pPr>
        <w:rPr>
          <w:b/>
        </w:rPr>
      </w:pPr>
      <w:r w:rsidRPr="005E1FA2">
        <w:rPr>
          <w:b/>
        </w:rPr>
        <w:t>Is there someone else I can complain to?</w:t>
      </w:r>
    </w:p>
    <w:p w14:paraId="18112530" w14:textId="77777777" w:rsidR="00E56FFF" w:rsidRDefault="00E56FFF" w:rsidP="00E56FFF">
      <w:r>
        <w:t>If you wish to complain about the way the research has been conducted please contact the Convener of the University Research Ethics Committee (</w:t>
      </w:r>
      <w:hyperlink r:id="rId10" w:history="1">
        <w:r>
          <w:rPr>
            <w:rStyle w:val="Hyperlink"/>
          </w:rPr>
          <w:t>https://www.dundee.ac.uk/research-governance-policy/non-clinical-research-ethics-contacts</w:t>
        </w:r>
      </w:hyperlink>
      <w:r>
        <w:t xml:space="preserve">). You have the option to email the Convener or leave a voicemail. </w:t>
      </w:r>
    </w:p>
    <w:p w14:paraId="64CC742F" w14:textId="77777777" w:rsidR="00E56FFF" w:rsidRPr="008B27C8" w:rsidRDefault="00E56FFF" w:rsidP="00E56FFF">
      <w:pPr>
        <w:rPr>
          <w:rFonts w:cstheme="minorHAnsi"/>
          <w:b/>
          <w:color w:val="000000"/>
        </w:rPr>
      </w:pPr>
      <w:r w:rsidRPr="008B27C8">
        <w:rPr>
          <w:rFonts w:cstheme="minorHAnsi"/>
          <w:b/>
          <w:color w:val="000000"/>
        </w:rPr>
        <w:t>Alternative formats</w:t>
      </w:r>
    </w:p>
    <w:p w14:paraId="12920F6F" w14:textId="77777777" w:rsidR="00E56FFF" w:rsidRDefault="00E56FFF" w:rsidP="00E56FFF">
      <w:pPr>
        <w:rPr>
          <w:rFonts w:cstheme="minorHAnsi"/>
          <w:iCs/>
          <w:color w:val="000000"/>
        </w:rPr>
      </w:pPr>
      <w:r w:rsidRPr="002D4FC7">
        <w:rPr>
          <w:rFonts w:cstheme="minorHAnsi"/>
          <w:iCs/>
          <w:color w:val="000000"/>
        </w:rPr>
        <w:t>If you would like to receive a copy of the Participant Information Sheet and Consent Form in an alternative format (e.g. large print, Braille), please let the Principal Investigator know.</w:t>
      </w:r>
    </w:p>
    <w:p w14:paraId="4EFCF6BC" w14:textId="77777777" w:rsidR="008512B9" w:rsidRDefault="008512B9"/>
    <w:sectPr w:rsidR="00851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Gordon (Student)">
    <w15:presenceInfo w15:providerId="AD" w15:userId="S::2502331@dundee.ac.uk::9b83ea64-f2e7-4dd6-916c-fa875a1fe8a6"/>
  </w15:person>
  <w15:person w15:author="Oluwafemi Samuel (Staff)">
    <w15:presenceInfo w15:providerId="AD" w15:userId="S::OSamuel002@dundee.ac.uk::74e0c171-373e-4749-b077-9be3f619f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FF"/>
    <w:rsid w:val="0008154F"/>
    <w:rsid w:val="000C6D08"/>
    <w:rsid w:val="00147EF0"/>
    <w:rsid w:val="001815F7"/>
    <w:rsid w:val="00193D69"/>
    <w:rsid w:val="001B6508"/>
    <w:rsid w:val="00237525"/>
    <w:rsid w:val="00242E03"/>
    <w:rsid w:val="00266C1D"/>
    <w:rsid w:val="002708D9"/>
    <w:rsid w:val="002710C5"/>
    <w:rsid w:val="002B114D"/>
    <w:rsid w:val="00302AEA"/>
    <w:rsid w:val="003130BE"/>
    <w:rsid w:val="003372C4"/>
    <w:rsid w:val="00367ADE"/>
    <w:rsid w:val="0038504A"/>
    <w:rsid w:val="00391F2E"/>
    <w:rsid w:val="0043664A"/>
    <w:rsid w:val="00450E7E"/>
    <w:rsid w:val="00494289"/>
    <w:rsid w:val="004C59EC"/>
    <w:rsid w:val="004E6EEC"/>
    <w:rsid w:val="0061704C"/>
    <w:rsid w:val="00704514"/>
    <w:rsid w:val="007358DB"/>
    <w:rsid w:val="0079768E"/>
    <w:rsid w:val="008512B9"/>
    <w:rsid w:val="008811D9"/>
    <w:rsid w:val="008A7870"/>
    <w:rsid w:val="008C0CF6"/>
    <w:rsid w:val="008E1FEC"/>
    <w:rsid w:val="00974166"/>
    <w:rsid w:val="00A5599E"/>
    <w:rsid w:val="00AD4892"/>
    <w:rsid w:val="00AF5E3E"/>
    <w:rsid w:val="00B2032F"/>
    <w:rsid w:val="00B4623C"/>
    <w:rsid w:val="00B57EBA"/>
    <w:rsid w:val="00BB7EA4"/>
    <w:rsid w:val="00CA4923"/>
    <w:rsid w:val="00D256B5"/>
    <w:rsid w:val="00D76F51"/>
    <w:rsid w:val="00DB335D"/>
    <w:rsid w:val="00DF0922"/>
    <w:rsid w:val="00E54359"/>
    <w:rsid w:val="00E56FFF"/>
    <w:rsid w:val="00ED3FB3"/>
    <w:rsid w:val="00FB1D28"/>
    <w:rsid w:val="00FD5132"/>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9ED"/>
  <w15:chartTrackingRefBased/>
  <w15:docId w15:val="{8AF0943A-C295-4E9B-888C-00AE0D28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FFF"/>
    <w:rPr>
      <w:kern w:val="0"/>
      <w14:ligatures w14:val="none"/>
    </w:rPr>
  </w:style>
  <w:style w:type="paragraph" w:styleId="Heading1">
    <w:name w:val="heading 1"/>
    <w:basedOn w:val="Normal"/>
    <w:next w:val="Normal"/>
    <w:link w:val="Heading1Char"/>
    <w:qFormat/>
    <w:rsid w:val="00E56FFF"/>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56FFF"/>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6FFF"/>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6FFF"/>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56FFF"/>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56FF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56FFF"/>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56FFF"/>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56FFF"/>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FFF"/>
    <w:rPr>
      <w:rFonts w:eastAsiaTheme="majorEastAsia" w:cstheme="majorBidi"/>
      <w:color w:val="272727" w:themeColor="text1" w:themeTint="D8"/>
    </w:rPr>
  </w:style>
  <w:style w:type="paragraph" w:styleId="Title">
    <w:name w:val="Title"/>
    <w:basedOn w:val="Normal"/>
    <w:next w:val="Normal"/>
    <w:link w:val="TitleChar"/>
    <w:uiPriority w:val="10"/>
    <w:qFormat/>
    <w:rsid w:val="00E56FF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FF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FFF"/>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56FFF"/>
    <w:rPr>
      <w:i/>
      <w:iCs/>
      <w:color w:val="404040" w:themeColor="text1" w:themeTint="BF"/>
    </w:rPr>
  </w:style>
  <w:style w:type="paragraph" w:styleId="ListParagraph">
    <w:name w:val="List Paragraph"/>
    <w:basedOn w:val="Normal"/>
    <w:uiPriority w:val="34"/>
    <w:qFormat/>
    <w:rsid w:val="00E56FFF"/>
    <w:pPr>
      <w:ind w:left="720"/>
      <w:contextualSpacing/>
    </w:pPr>
    <w:rPr>
      <w:kern w:val="2"/>
      <w14:ligatures w14:val="standardContextual"/>
    </w:rPr>
  </w:style>
  <w:style w:type="character" w:styleId="IntenseEmphasis">
    <w:name w:val="Intense Emphasis"/>
    <w:basedOn w:val="DefaultParagraphFont"/>
    <w:uiPriority w:val="21"/>
    <w:qFormat/>
    <w:rsid w:val="00E56FFF"/>
    <w:rPr>
      <w:i/>
      <w:iCs/>
      <w:color w:val="0F4761" w:themeColor="accent1" w:themeShade="BF"/>
    </w:rPr>
  </w:style>
  <w:style w:type="paragraph" w:styleId="IntenseQuote">
    <w:name w:val="Intense Quote"/>
    <w:basedOn w:val="Normal"/>
    <w:next w:val="Normal"/>
    <w:link w:val="IntenseQuoteChar"/>
    <w:uiPriority w:val="30"/>
    <w:qFormat/>
    <w:rsid w:val="00E5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56FFF"/>
    <w:rPr>
      <w:i/>
      <w:iCs/>
      <w:color w:val="0F4761" w:themeColor="accent1" w:themeShade="BF"/>
    </w:rPr>
  </w:style>
  <w:style w:type="character" w:styleId="IntenseReference">
    <w:name w:val="Intense Reference"/>
    <w:basedOn w:val="DefaultParagraphFont"/>
    <w:uiPriority w:val="32"/>
    <w:qFormat/>
    <w:rsid w:val="00E56FFF"/>
    <w:rPr>
      <w:b/>
      <w:bCs/>
      <w:smallCaps/>
      <w:color w:val="0F4761" w:themeColor="accent1" w:themeShade="BF"/>
      <w:spacing w:val="5"/>
    </w:rPr>
  </w:style>
  <w:style w:type="character" w:styleId="Hyperlink">
    <w:name w:val="Hyperlink"/>
    <w:basedOn w:val="DefaultParagraphFont"/>
    <w:uiPriority w:val="99"/>
    <w:unhideWhenUsed/>
    <w:rsid w:val="00E56FFF"/>
    <w:rPr>
      <w:color w:val="467886" w:themeColor="hyperlink"/>
      <w:u w:val="single"/>
    </w:rPr>
  </w:style>
  <w:style w:type="paragraph" w:styleId="BodyText">
    <w:name w:val="Body Text"/>
    <w:basedOn w:val="Normal"/>
    <w:link w:val="BodyTextChar"/>
    <w:rsid w:val="00E56FF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56FFF"/>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8A7870"/>
    <w:rPr>
      <w:sz w:val="16"/>
      <w:szCs w:val="16"/>
    </w:rPr>
  </w:style>
  <w:style w:type="paragraph" w:styleId="CommentText">
    <w:name w:val="annotation text"/>
    <w:basedOn w:val="Normal"/>
    <w:link w:val="CommentTextChar"/>
    <w:uiPriority w:val="99"/>
    <w:unhideWhenUsed/>
    <w:rsid w:val="008A7870"/>
    <w:pPr>
      <w:spacing w:line="240" w:lineRule="auto"/>
    </w:pPr>
    <w:rPr>
      <w:sz w:val="20"/>
      <w:szCs w:val="20"/>
    </w:rPr>
  </w:style>
  <w:style w:type="character" w:customStyle="1" w:styleId="CommentTextChar">
    <w:name w:val="Comment Text Char"/>
    <w:basedOn w:val="DefaultParagraphFont"/>
    <w:link w:val="CommentText"/>
    <w:uiPriority w:val="99"/>
    <w:rsid w:val="008A787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A7870"/>
    <w:rPr>
      <w:b/>
      <w:bCs/>
    </w:rPr>
  </w:style>
  <w:style w:type="character" w:customStyle="1" w:styleId="CommentSubjectChar">
    <w:name w:val="Comment Subject Char"/>
    <w:basedOn w:val="CommentTextChar"/>
    <w:link w:val="CommentSubject"/>
    <w:uiPriority w:val="99"/>
    <w:semiHidden/>
    <w:rsid w:val="008A7870"/>
    <w:rPr>
      <w:b/>
      <w:bCs/>
      <w:kern w:val="0"/>
      <w:sz w:val="20"/>
      <w:szCs w:val="20"/>
      <w14:ligatures w14:val="none"/>
    </w:rPr>
  </w:style>
  <w:style w:type="paragraph" w:styleId="Revision">
    <w:name w:val="Revision"/>
    <w:hidden/>
    <w:uiPriority w:val="99"/>
    <w:semiHidden/>
    <w:rsid w:val="00237525"/>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taprotection@dundee.ac.uk"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2502331@dundee.ac.uk" TargetMode="External"/><Relationship Id="rId11" Type="http://schemas.openxmlformats.org/officeDocument/2006/relationships/fontTable" Target="fontTable.xml"/><Relationship Id="rId5" Type="http://schemas.openxmlformats.org/officeDocument/2006/relationships/hyperlink" Target="https://www.dundee.ac.uk/corporate-information/safeguarding-policy" TargetMode="External"/><Relationship Id="rId10" Type="http://schemas.openxmlformats.org/officeDocument/2006/relationships/hyperlink" Target="https://eur02.safelinks.protection.outlook.com/?url=https%3A%2F%2Fwww.dundee.ac.uk%2Fresearch-governance-policy%2Fnon-clinical-research-ethics-contacts&amp;data=05%7C01%7Cn.x.millar%40dundee.ac.uk%7Cdc587888e29f44529f8508dbd54833d7%7Cae323139093a4d2a81a65d334bcd9019%7C0%7C0%7C638338278313110235%7CUnknown%7CTWFpbGZsb3d8eyJWIjoiMC4wLjAwMDAiLCJQIjoiV2luMzIiLCJBTiI6Ik1haWwiLCJXVCI6Mn0%3D%7C3000%7C%7C%7C&amp;sdata=zxZxynhTGlsVXAKLX6RzmPCosmtT1fYXgGwZa5BXXDE%3D&amp;reserved=0" TargetMode="External"/><Relationship Id="rId4" Type="http://schemas.openxmlformats.org/officeDocument/2006/relationships/webSettings" Target="webSettings.xml"/><Relationship Id="rId9" Type="http://schemas.openxmlformats.org/officeDocument/2006/relationships/hyperlink" Target="https://eur02.safelinks.protection.outlook.com/?url=https%3A%2F%2Fwww.dundee.ac.uk%2Finformation-governance%2Fdata-protection&amp;data=05%7C01%7Cn.x.millar%40dundee.ac.uk%7Cdc587888e29f44529f8508dbd54833d7%7Cae323139093a4d2a81a65d334bcd9019%7C0%7C0%7C638338278313110235%7CUnknown%7CTWFpbGZsb3d8eyJWIjoiMC4wLjAwMDAiLCJQIjoiV2luMzIiLCJBTiI6Ik1haWwiLCJXVCI6Mn0%3D%7C3000%7C%7C%7C&amp;sdata=FZR8FRevZxibDNNZoAU9SPhxZHfWp9jAKOQGbZ%2BgVCk%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78D5E-EAA9-4ABB-A3E4-D5C7D4C6A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2661</Words>
  <Characters>13709</Characters>
  <Application>Microsoft Office Word</Application>
  <DocSecurity>0</DocSecurity>
  <Lines>198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Oluwafemi Samuel (Staff)</cp:lastModifiedBy>
  <cp:revision>36</cp:revision>
  <dcterms:created xsi:type="dcterms:W3CDTF">2026-02-13T22:13:00Z</dcterms:created>
  <dcterms:modified xsi:type="dcterms:W3CDTF">2026-03-02T08:31:00Z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2026-02-13T22:14:14Z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6a9dc011-dbe2-4ee8-8100-a97b3049eb06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GrammarlyDocumentId">
    <vt:lpwstr>333925cc-37ee-4597-be1c-6f554fd85fee</vt:lpwstr>
  </property>
</Properties>
</file>